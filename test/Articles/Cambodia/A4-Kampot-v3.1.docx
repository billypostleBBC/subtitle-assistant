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A9FB418" w:rsidP="5A9FB418" w:rsidRDefault="5A9FB418" w14:paraId="1615059A" w14:textId="121F490D">
      <w:pPr>
        <w:pStyle w:val="Normal"/>
        <w:rPr>
          <w:rFonts w:ascii="Arial" w:hAnsi="Arial" w:eastAsia="Arial" w:cs="Arial"/>
          <w:b w:val="1"/>
          <w:bCs w:val="1"/>
          <w:noProof w:val="0"/>
          <w:sz w:val="24"/>
          <w:szCs w:val="24"/>
          <w:lang w:val="en-US"/>
        </w:rPr>
      </w:pPr>
      <w:r w:rsidRPr="5A9FB418" w:rsidR="5A9FB418">
        <w:rPr>
          <w:rFonts w:ascii="Arial" w:hAnsi="Arial" w:eastAsia="Arial" w:cs="Arial"/>
          <w:b w:val="1"/>
          <w:bCs w:val="1"/>
          <w:noProof w:val="0"/>
          <w:sz w:val="24"/>
          <w:szCs w:val="24"/>
          <w:lang w:val="en-US"/>
        </w:rPr>
        <w:t xml:space="preserve">From pepper farms to fishing villages, where agrotourism and conservation meet in </w:t>
      </w:r>
      <w:r w:rsidRPr="5A9FB418" w:rsidR="5A9FB418">
        <w:rPr>
          <w:rFonts w:ascii="Arial" w:hAnsi="Arial" w:eastAsia="Arial" w:cs="Arial"/>
          <w:b w:val="1"/>
          <w:bCs w:val="1"/>
          <w:noProof w:val="0"/>
          <w:sz w:val="24"/>
          <w:szCs w:val="24"/>
          <w:lang w:val="en-US"/>
        </w:rPr>
        <w:t>Kampot</w:t>
      </w:r>
      <w:r w:rsidRPr="5A9FB418" w:rsidR="5A9FB418">
        <w:rPr>
          <w:rFonts w:ascii="Arial" w:hAnsi="Arial" w:eastAsia="Arial" w:cs="Arial"/>
          <w:b w:val="1"/>
          <w:bCs w:val="1"/>
          <w:noProof w:val="0"/>
          <w:sz w:val="24"/>
          <w:szCs w:val="24"/>
          <w:lang w:val="en-US"/>
        </w:rPr>
        <w:t xml:space="preserve"> and Kep</w:t>
      </w:r>
    </w:p>
    <w:p w:rsidR="001F220C" w:rsidP="7C44CDCB" w:rsidRDefault="00AD52F1" w14:paraId="00000003" w14:textId="0DB6FB33">
      <w:pPr>
        <w:rPr>
          <w:i w:val="1"/>
          <w:iCs w:val="1"/>
          <w:lang w:val="en-US"/>
        </w:rPr>
      </w:pPr>
      <w:r w:rsidRPr="7C44CDCB" w:rsidR="7C44CDCB">
        <w:rPr>
          <w:i w:val="1"/>
          <w:iCs w:val="1"/>
          <w:lang w:val="en-US"/>
        </w:rPr>
        <w:t xml:space="preserve">In </w:t>
      </w:r>
      <w:r w:rsidRPr="7C44CDCB" w:rsidR="7C44CDCB">
        <w:rPr>
          <w:i w:val="1"/>
          <w:iCs w:val="1"/>
          <w:lang w:val="en-US"/>
        </w:rPr>
        <w:t>Kampot</w:t>
      </w:r>
      <w:r w:rsidRPr="7C44CDCB" w:rsidR="7C44CDCB">
        <w:rPr>
          <w:i w:val="1"/>
          <w:iCs w:val="1"/>
          <w:lang w:val="en-US"/>
        </w:rPr>
        <w:t xml:space="preserve">, Cambodia’s famed pepper heartland is evolving into a hub of agrotourism, where farm visits, coastal cuisine and community experiences offer a slower, more grounded way to travel. Over in </w:t>
      </w:r>
      <w:r w:rsidRPr="7C44CDCB" w:rsidR="7C44CDCB">
        <w:rPr>
          <w:i w:val="1"/>
          <w:iCs w:val="1"/>
          <w:lang w:val="en-US"/>
        </w:rPr>
        <w:t>neighbouring</w:t>
      </w:r>
      <w:r w:rsidRPr="7C44CDCB" w:rsidR="7C44CDCB">
        <w:rPr>
          <w:i w:val="1"/>
          <w:iCs w:val="1"/>
          <w:lang w:val="en-US"/>
        </w:rPr>
        <w:t xml:space="preserve"> coastal Kep, visitors can experience conservation-based tourism, </w:t>
      </w:r>
      <w:r w:rsidRPr="7C44CDCB" w:rsidR="7C44CDCB">
        <w:rPr>
          <w:i w:val="1"/>
          <w:iCs w:val="1"/>
          <w:lang w:val="en-US"/>
        </w:rPr>
        <w:t>freshly caught</w:t>
      </w:r>
      <w:r w:rsidRPr="7C44CDCB" w:rsidR="7C44CDCB">
        <w:rPr>
          <w:i w:val="1"/>
          <w:iCs w:val="1"/>
          <w:lang w:val="en-US"/>
        </w:rPr>
        <w:t xml:space="preserve"> crab and heaps of nature  </w:t>
      </w:r>
    </w:p>
    <w:p w:rsidR="001F220C" w:rsidRDefault="001F220C" w14:paraId="00000004" w14:textId="77777777"/>
    <w:p w:rsidR="001F220C" w:rsidRDefault="00AD52F1" w14:paraId="00000005" w14:textId="2E929E5F">
      <w:r w:rsidRPr="7C44CDCB" w:rsidR="7C44CDCB">
        <w:rPr>
          <w:lang w:val="en-US"/>
        </w:rPr>
        <w:t xml:space="preserve">In southern Cambodia's </w:t>
      </w:r>
      <w:r w:rsidRPr="7C44CDCB" w:rsidR="7C44CDCB">
        <w:rPr>
          <w:lang w:val="en-US"/>
        </w:rPr>
        <w:t>Kampot</w:t>
      </w:r>
      <w:r w:rsidRPr="7C44CDCB" w:rsidR="7C44CDCB">
        <w:rPr>
          <w:lang w:val="en-US"/>
        </w:rPr>
        <w:t xml:space="preserve"> and Kep, where waterways meander toward</w:t>
      </w:r>
      <w:sdt>
        <w:sdtPr>
          <w:id w:val="-270135272"/>
          <w:tag w:val="goog_rdk_0"/>
          <w:placeholder>
            <w:docPart w:val="DefaultPlaceholder_1081868574"/>
          </w:placeholder>
        </w:sdtPr>
        <w:sdtContent>
          <w:ins w:author="Travis Lewis" w:date="2026-06-17T23:09:00Z" w16du:dateUtc="2026-06-17T23:09:00Z" w:id="1713989965">
            <w:r w:rsidRPr="7C44CDCB" w:rsidR="7C44CDCB">
              <w:rPr>
                <w:lang w:val="en-US"/>
              </w:rPr>
              <w:t>s</w:t>
            </w:r>
          </w:ins>
        </w:sdtContent>
      </w:sdt>
      <w:r w:rsidRPr="7C44CDCB" w:rsidR="7C44CDCB">
        <w:rPr>
          <w:lang w:val="en-US"/>
        </w:rPr>
        <w:t xml:space="preserve"> the sea, winding through patchworks of farmland, a more meaningful form of travel is taking root. Long celebrated for its prized </w:t>
      </w:r>
      <w:r w:rsidRPr="7C44CDCB" w:rsidR="7C44CDCB">
        <w:rPr>
          <w:lang w:val="en-US"/>
        </w:rPr>
        <w:t>Kampot</w:t>
      </w:r>
      <w:r w:rsidRPr="7C44CDCB" w:rsidR="7C44CDCB">
        <w:rPr>
          <w:lang w:val="en-US"/>
        </w:rPr>
        <w:t xml:space="preserve"> pepper, the province is </w:t>
      </w:r>
      <w:r w:rsidRPr="7C44CDCB" w:rsidR="7C44CDCB">
        <w:rPr>
          <w:lang w:val="en-US"/>
        </w:rPr>
        <w:t>emerging</w:t>
      </w:r>
      <w:r w:rsidRPr="7C44CDCB" w:rsidR="7C44CDCB">
        <w:rPr>
          <w:lang w:val="en-US"/>
        </w:rPr>
        <w:t xml:space="preserve"> as a hub for agrotourism and community-based experiences. </w:t>
      </w:r>
    </w:p>
    <w:p w:rsidR="001F220C" w:rsidRDefault="001F220C" w14:paraId="00000006" w14:textId="77777777"/>
    <w:p w:rsidR="001F220C" w:rsidRDefault="00AD52F1" w14:paraId="00000007" w14:textId="613CF042">
      <w:sdt>
        <w:sdtPr>
          <w:id w:val="805223983"/>
          <w:tag w:val="goog_rdk_2"/>
          <w:placeholder>
            <w:docPart w:val="DefaultPlaceholder_1081868574"/>
          </w:placeholder>
        </w:sdtPr>
        <w:sdtContent>
          <w:del w:author="Travis Lewis" w:date="2026-06-17T23:11:00Z" w16du:dateUtc="2026-06-17T23:11:00Z" w:id="2028565990">
            <w:r w:rsidRPr="5880DED4" w:rsidDel="5880DED4">
              <w:rPr>
                <w:lang w:val="en-US"/>
              </w:rPr>
              <w:delText xml:space="preserve">On </w:delText>
            </w:r>
          </w:del>
        </w:sdtContent>
      </w:sdt>
      <w:sdt>
        <w:sdtPr>
          <w:id w:val="455792357"/>
          <w:tag w:val="goog_rdk_3"/>
          <w:placeholder>
            <w:docPart w:val="DefaultPlaceholder_1081868574"/>
          </w:placeholder>
        </w:sdtPr>
        <w:sdtContent>
          <w:ins w:author="Travis Lewis" w:date="2026-06-17T23:11:00Z" w16du:dateUtc="2026-06-17T23:11:00Z" w:id="1429803973">
            <w:r w:rsidRPr="5880DED4" w:rsidR="5880DED4">
              <w:rPr>
                <w:lang w:val="en-US"/>
              </w:rPr>
              <w:t xml:space="preserve">By opening the doors to </w:t>
            </w:r>
          </w:ins>
        </w:sdtContent>
      </w:sdt>
      <w:r w:rsidRPr="5880DED4" w:rsidR="5880DED4">
        <w:rPr>
          <w:lang w:val="en-US"/>
        </w:rPr>
        <w:t xml:space="preserve">family-run farms and </w:t>
      </w:r>
      <w:sdt>
        <w:sdtPr>
          <w:id w:val="-222865094"/>
          <w:tag w:val="goog_rdk_4"/>
          <w:placeholder>
            <w:docPart w:val="DefaultPlaceholder_1081868574"/>
          </w:placeholder>
        </w:sdtPr>
        <w:sdtContent>
          <w:ins w:author="Travis Lewis" w:date="2026-06-17T23:12:00Z" w16du:dateUtc="2026-06-17T23:12:00Z" w:id="1428969777">
            <w:r w:rsidRPr="5880DED4" w:rsidR="5880DED4">
              <w:rPr>
                <w:lang w:val="en-US"/>
              </w:rPr>
              <w:t>local</w:t>
            </w:r>
          </w:ins>
        </w:sdtContent>
      </w:sdt>
      <w:sdt>
        <w:sdtPr>
          <w:id w:val="1145885707"/>
          <w:tag w:val="goog_rdk_5"/>
          <w:placeholder>
            <w:docPart w:val="DefaultPlaceholder_1081868574"/>
          </w:placeholder>
        </w:sdtPr>
        <w:sdtContent>
          <w:del w:author="Travis Lewis" w:date="2026-06-17T23:12:00Z" w16du:dateUtc="2026-06-17T23:12:00Z" w:id="461842040">
            <w:r w:rsidRPr="5880DED4" w:rsidDel="5880DED4">
              <w:rPr>
                <w:lang w:val="en-US"/>
              </w:rPr>
              <w:delText>rural</w:delText>
            </w:r>
          </w:del>
        </w:sdtContent>
      </w:sdt>
      <w:r w:rsidRPr="5880DED4" w:rsidR="5880DED4">
        <w:rPr>
          <w:lang w:val="en-US"/>
        </w:rPr>
        <w:t xml:space="preserve"> villages</w:t>
      </w:r>
      <w:sdt>
        <w:sdtPr>
          <w:id w:val="-1728657068"/>
          <w:tag w:val="goog_rdk_6"/>
          <w:placeholder>
            <w:docPart w:val="DefaultPlaceholder_1081868574"/>
          </w:placeholder>
        </w:sdtPr>
        <w:sdtContent>
          <w:del w:author="Travis Lewis" w:date="2026-06-17T23:12:00Z" w16du:dateUtc="2026-06-17T23:12:00Z" w:id="520170271">
            <w:r w:rsidRPr="5880DED4" w:rsidDel="5880DED4">
              <w:rPr>
                <w:lang w:val="en-US"/>
              </w:rPr>
              <w:delText xml:space="preserve"> opening their doors to daily life</w:delText>
            </w:r>
          </w:del>
        </w:sdtContent>
      </w:sdt>
      <w:r w:rsidRPr="5880DED4" w:rsidR="5880DED4">
        <w:rPr>
          <w:lang w:val="en-US"/>
        </w:rPr>
        <w:t xml:space="preserve">, </w:t>
      </w:r>
      <w:r w:rsidRPr="5880DED4" w:rsidR="5880DED4">
        <w:rPr>
          <w:lang w:val="en-US"/>
        </w:rPr>
        <w:t>Kampot</w:t>
      </w:r>
      <w:r w:rsidRPr="5880DED4" w:rsidR="5880DED4">
        <w:rPr>
          <w:lang w:val="en-US"/>
        </w:rPr>
        <w:t xml:space="preserve"> and Kep both offer an intimate </w:t>
      </w:r>
      <w:sdt>
        <w:sdtPr>
          <w:id w:val="-15080170"/>
          <w:tag w:val="goog_rdk_7"/>
          <w:placeholder>
            <w:docPart w:val="DefaultPlaceholder_1081868574"/>
          </w:placeholder>
        </w:sdtPr>
        <w:sdtContent>
          <w:ins w:author="Travis Lewis" w:date="2026-06-17T23:12:00Z" w16du:dateUtc="2026-06-17T23:12:00Z" w:id="935572614">
            <w:r w:rsidRPr="5880DED4" w:rsidR="5880DED4">
              <w:rPr>
                <w:lang w:val="en-US"/>
              </w:rPr>
              <w:t>glimpse</w:t>
            </w:r>
          </w:ins>
        </w:sdtContent>
      </w:sdt>
      <w:sdt>
        <w:sdtPr>
          <w:id w:val="-237954062"/>
          <w:tag w:val="goog_rdk_8"/>
          <w:placeholder>
            <w:docPart w:val="DefaultPlaceholder_1081868574"/>
          </w:placeholder>
        </w:sdtPr>
        <w:sdtContent>
          <w:del w:author="Travis Lewis" w:date="2026-06-17T23:12:00Z" w16du:dateUtc="2026-06-17T23:12:00Z" w:id="1499758098">
            <w:r w:rsidRPr="5880DED4" w:rsidDel="5880DED4">
              <w:rPr>
                <w:lang w:val="en-US"/>
              </w:rPr>
              <w:delText>window</w:delText>
            </w:r>
          </w:del>
        </w:sdtContent>
      </w:sdt>
      <w:r w:rsidRPr="5880DED4" w:rsidR="5880DED4">
        <w:rPr>
          <w:lang w:val="en-US"/>
        </w:rPr>
        <w:t xml:space="preserve"> into authentic rural life</w:t>
      </w:r>
      <w:sdt>
        <w:sdtPr>
          <w:id w:val="-1125208541"/>
          <w:tag w:val="goog_rdk_9"/>
          <w:placeholder>
            <w:docPart w:val="DefaultPlaceholder_1081868574"/>
          </w:placeholder>
        </w:sdtPr>
        <w:sdtContent>
          <w:del w:author="Travis Lewis" w:date="2026-06-17T23:15:00Z" w16du:dateUtc="2026-06-17T23:15:00Z" w:id="288670085">
            <w:r w:rsidRPr="5880DED4" w:rsidDel="5880DED4">
              <w:rPr>
                <w:lang w:val="en-US"/>
              </w:rPr>
              <w:delText xml:space="preserve"> that is being shaped not only by tradition, but </w:delText>
            </w:r>
          </w:del>
        </w:sdtContent>
      </w:sdt>
      <w:sdt>
        <w:sdtPr>
          <w:id w:val="-1232399648"/>
          <w:tag w:val="goog_rdk_10"/>
          <w:placeholder>
            <w:docPart w:val="DefaultPlaceholder_1081868574"/>
          </w:placeholder>
        </w:sdtPr>
        <w:sdtContent>
          <w:customXmlInsRangeStart w:author="Paul Coleman" w:date="2026-05-27T04:08:00Z" w:id="3120"/>
          <w:sdt>
            <w:sdtPr>
              <w:id w:val="-384290848"/>
              <w:tag w:val="goog_rdk_11"/>
              <w:placeholder>
                <w:docPart w:val="DefaultPlaceholder_1081868574"/>
              </w:placeholder>
            </w:sdtPr>
            <w:sdtContent>
              <w:customXmlInsRangeEnd w:id="3120"/>
              <w:ins w:author="Paul Coleman" w:date="2026-05-27T04:08:00Z" w16du:dateUtc="2026-05-27T04:08:00Z" w:id="1000449227">
                <w:del w:author="Travis Lewis" w:date="2026-06-17T23:15:00Z" w16du:dateUtc="2026-06-17T23:15:00Z" w:id="627403719">
                  <w:r w:rsidRPr="5880DED4" w:rsidDel="5880DED4">
                    <w:rPr>
                      <w:lang w:val="en-US"/>
                    </w:rPr>
                    <w:delText xml:space="preserve">also </w:delText>
                  </w:r>
                </w:del>
              </w:ins>
              <w:customXmlInsRangeStart w:author="Paul Coleman" w:date="2026-05-27T04:08:00Z" w:id="17111"/>
            </w:sdtContent>
          </w:sdt>
          <w:customXmlInsRangeEnd w:id="17111"/>
        </w:sdtContent>
      </w:sdt>
      <w:sdt>
        <w:sdtPr>
          <w:id w:val="-196986902"/>
          <w:tag w:val="goog_rdk_12"/>
          <w:placeholder>
            <w:docPart w:val="DefaultPlaceholder_1081868574"/>
          </w:placeholder>
        </w:sdtPr>
        <w:sdtContent>
          <w:del w:author="Travis Lewis" w:date="2026-06-17T23:15:00Z" w16du:dateUtc="2026-06-17T23:15:00Z" w:id="68471041">
            <w:r w:rsidRPr="5880DED4" w:rsidDel="5880DED4">
              <w:rPr>
                <w:lang w:val="en-US"/>
              </w:rPr>
              <w:delText xml:space="preserve">a growing movement of </w:delText>
            </w:r>
          </w:del>
        </w:sdtContent>
      </w:sdt>
      <w:sdt>
        <w:sdtPr>
          <w:id w:val="1155951416"/>
          <w:tag w:val="goog_rdk_13"/>
          <w:placeholder>
            <w:docPart w:val="DefaultPlaceholder_1081868574"/>
          </w:placeholder>
        </w:sdtPr>
        <w:sdtContent>
          <w:customXmlInsRangeStart w:author="Paul Coleman" w:date="2026-05-27T04:08:00Z" w:id="6093"/>
          <w:sdt>
            <w:sdtPr>
              <w:id w:val="-1151660655"/>
              <w:tag w:val="goog_rdk_14"/>
              <w:placeholder>
                <w:docPart w:val="DefaultPlaceholder_1081868574"/>
              </w:placeholder>
            </w:sdtPr>
            <w:sdtContent>
              <w:customXmlInsRangeEnd w:id="6093"/>
              <w:ins w:author="Paul Coleman" w:date="2026-05-27T04:08:00Z" w16du:dateUtc="2026-05-27T04:08:00Z" w:id="640033550">
                <w:del w:author="Travis Lewis" w:date="2026-06-17T23:15:00Z" w16du:dateUtc="2026-06-17T23:15:00Z" w:id="144799151">
                  <w:r w:rsidRPr="5880DED4" w:rsidDel="5880DED4">
                    <w:rPr>
                      <w:lang w:val="en-US"/>
                    </w:rPr>
                    <w:delText xml:space="preserve">more </w:delText>
                  </w:r>
                </w:del>
              </w:ins>
              <w:customXmlInsRangeStart w:author="Paul Coleman" w:date="2026-05-27T04:08:00Z" w:id="1282"/>
            </w:sdtContent>
          </w:sdt>
          <w:customXmlInsRangeEnd w:id="1282"/>
        </w:sdtContent>
      </w:sdt>
      <w:sdt>
        <w:sdtPr>
          <w:id w:val="2002357373"/>
          <w:tag w:val="goog_rdk_15"/>
          <w:placeholder>
            <w:docPart w:val="DefaultPlaceholder_1081868574"/>
          </w:placeholder>
        </w:sdtPr>
        <w:sdtContent>
          <w:del w:author="Travis Lewis" w:date="2026-06-17T23:15:00Z" w16du:dateUtc="2026-06-17T23:15:00Z" w:id="163940418">
            <w:r w:rsidRPr="5880DED4" w:rsidDel="5880DED4">
              <w:rPr>
                <w:lang w:val="en-US"/>
              </w:rPr>
              <w:delText>sustainable, locally-driven</w:delText>
            </w:r>
          </w:del>
        </w:sdtContent>
      </w:sdt>
      <w:sdt>
        <w:sdtPr>
          <w:id w:val="-1697822649"/>
          <w:tag w:val="goog_rdk_16"/>
          <w:placeholder>
            <w:docPart w:val="DefaultPlaceholder_1081868574"/>
          </w:placeholder>
        </w:sdtPr>
        <w:sdtContent>
          <w:customXmlInsRangeStart w:author="Paul Coleman" w:date="2026-05-27T04:08:00Z" w:id="7940"/>
          <w:sdt>
            <w:sdtPr>
              <w:id w:val="1058941214"/>
              <w:tag w:val="goog_rdk_17"/>
              <w:placeholder>
                <w:docPart w:val="DefaultPlaceholder_1081868574"/>
              </w:placeholder>
            </w:sdtPr>
            <w:sdtContent>
              <w:customXmlInsRangeEnd w:id="7940"/>
              <w:ins w:author="Paul Coleman" w:date="2026-05-27T04:08:00Z" w16du:dateUtc="2026-05-27T04:08:00Z" w:id="1119573226">
                <w:del w:author="Travis Lewis" w:date="2026-06-17T23:15:00Z" w16du:dateUtc="2026-06-17T23:15:00Z" w:id="221489298">
                  <w:r w:rsidRPr="5880DED4" w:rsidDel="5880DED4">
                    <w:rPr>
                      <w:lang w:val="en-US"/>
                    </w:rPr>
                    <w:delText>locally driven</w:delText>
                  </w:r>
                </w:del>
              </w:ins>
              <w:customXmlInsRangeStart w:author="Paul Coleman" w:date="2026-05-27T04:08:00Z" w:id="5309"/>
            </w:sdtContent>
          </w:sdt>
          <w:customXmlInsRangeEnd w:id="5309"/>
        </w:sdtContent>
      </w:sdt>
      <w:sdt>
        <w:sdtPr>
          <w:id w:val="-595578357"/>
          <w:tag w:val="goog_rdk_18"/>
          <w:placeholder>
            <w:docPart w:val="DefaultPlaceholder_1081868574"/>
          </w:placeholder>
        </w:sdtPr>
        <w:sdtContent>
          <w:del w:author="Travis Lewis" w:date="2026-06-17T23:15:00Z" w16du:dateUtc="2026-06-17T23:15:00Z" w:id="1740471262">
            <w:r w:rsidRPr="5880DED4" w:rsidDel="5880DED4">
              <w:rPr>
                <w:lang w:val="en-US"/>
              </w:rPr>
              <w:delText xml:space="preserve"> tourism</w:delText>
            </w:r>
          </w:del>
        </w:sdtContent>
      </w:sdt>
      <w:r w:rsidRPr="5880DED4" w:rsidR="5880DED4">
        <w:rPr>
          <w:lang w:val="en-US"/>
        </w:rPr>
        <w:t>.</w:t>
      </w:r>
      <w:sdt>
        <w:sdtPr>
          <w:id w:val="1305563944"/>
          <w:tag w:val="goog_rdk_19"/>
          <w:placeholder>
            <w:docPart w:val="DefaultPlaceholder_1081868574"/>
          </w:placeholder>
        </w:sdtPr>
        <w:sdtContent>
          <w:ins w:author="Travis Lewis" w:date="2026-06-17T23:15:00Z" w16du:dateUtc="2026-06-17T23:15:00Z" w:id="863188452">
            <w:r w:rsidRPr="5880DED4" w:rsidR="5880DED4">
              <w:rPr>
                <w:lang w:val="en-US"/>
              </w:rPr>
              <w:t xml:space="preserve"> This traditional lifestyle is now being shaped by a growing movement of more sustainable, locally driven tourism.</w:t>
            </w:r>
          </w:ins>
        </w:sdtContent>
      </w:sdt>
      <w:customXmlInsRangeStart w:author="Paul Coleman" w:date="2026-05-27T04:08:00Z" w:id="8545"/>
      <w:customXmlInsRangeEnd w:id="8545"/>
      <w:customXmlInsRangeStart w:author="Paul Coleman" w:date="2026-05-27T04:08:00Z" w:id="102"/>
      <w:customXmlInsRangeEnd w:id="102"/>
      <w:customXmlInsRangeStart w:author="Paul Coleman" w:date="2026-05-27T04:08:00Z" w:id="27289"/>
      <w:customXmlInsRangeEnd w:id="27289"/>
      <w:customXmlInsRangeStart w:author="Paul Coleman" w:date="2026-05-27T04:08:00Z" w:id="12515"/>
      <w:customXmlInsRangeEnd w:id="12515"/>
      <w:customXmlInsRangeStart w:author="Paul Coleman" w:date="2026-05-27T04:08:00Z" w:id="27582"/>
      <w:customXmlInsRangeEnd w:id="27582"/>
      <w:customXmlInsRangeStart w:author="Paul Coleman" w:date="2026-05-27T04:08:00Z" w:id="29700"/>
      <w:customXmlInsRangeEnd w:id="29700"/>
      <w:customXmlInsRangeStart w:author="Paul Coleman" w:date="2026-05-27T04:08:00Z" w:id="9"/>
      <w:customXmlInsRangeEnd w:id="9"/>
      <w:customXmlInsRangeStart w:author="Paul Coleman" w:date="2026-05-27T04:08:00Z" w:id="12"/>
      <w:customXmlInsRangeEnd w:id="12"/>
      <w:customXmlInsRangeStart w:author="Paul Coleman" w:date="2026-05-27T04:08:00Z" w:id="14"/>
      <w:customXmlInsRangeEnd w:id="14"/>
      <w:customXmlInsRangeStart w:author="Paul Coleman" w:date="2026-05-27T04:08:00Z" w:id="17"/>
      <w:customXmlInsRangeEnd w:id="17"/>
      <w:customXmlInsRangeStart w:author="Paul Coleman" w:date="2026-05-27T04:08:00Z" w:id="19"/>
      <w:customXmlInsRangeEnd w:id="19"/>
      <w:customXmlInsRangeStart w:author="Paul Coleman" w:date="2026-05-27T04:08:00Z" w:id="22"/>
      <w:customXmlInsRangeEnd w:id="22"/>
    </w:p>
    <w:p w:rsidR="001F220C" w:rsidRDefault="00AD52F1" w14:paraId="00000008" w14:textId="77777777">
      <w:pPr>
        <w:spacing w:before="240" w:after="240"/>
      </w:pPr>
      <w:r w:rsidRPr="4D5C92C3" w:rsidR="4D5C92C3">
        <w:rPr>
          <w:lang w:val="en-US"/>
        </w:rPr>
        <w:t>“Kampot province is one of Cambodia’s hidden gems, where the sea, streams, forests, mountains and fertile soil come together to create a place of remarkable beauty,” said celebrity chef</w:t>
      </w:r>
      <w:sdt>
        <w:sdtPr>
          <w:id w:val="-1771594931"/>
          <w:tag w:val="goog_rdk_20"/>
          <w:placeholder>
            <w:docPart w:val="DefaultPlaceholder_1081868574"/>
          </w:placeholder>
        </w:sdtPr>
        <w:sdtContent>
          <w:del w:author="Travis Lewis" w:date="2026-06-17T23:16:00Z" w16du:dateUtc="2026-06-17T23:16:00Z" w:id="1440622630">
            <w:r w:rsidRPr="4D5C92C3" w:rsidDel="4D5C92C3">
              <w:rPr>
                <w:lang w:val="en-US"/>
              </w:rPr>
              <w:delText>,</w:delText>
            </w:r>
          </w:del>
        </w:sdtContent>
      </w:sdt>
      <w:r w:rsidRPr="4D5C92C3" w:rsidR="4D5C92C3">
        <w:rPr>
          <w:lang w:val="en-US"/>
        </w:rPr>
        <w:t xml:space="preserve"> Rotanak Ros, </w:t>
      </w:r>
      <w:sdt>
        <w:sdtPr>
          <w:id w:val="1137541414"/>
          <w:tag w:val="goog_rdk_21"/>
          <w:placeholder>
            <w:docPart w:val="DefaultPlaceholder_1081868574"/>
          </w:placeholder>
        </w:sdtPr>
        <w:sdtContent>
          <w:ins w:author="Travis Lewis" w:date="2026-06-17T23:16:00Z" w16du:dateUtc="2026-06-17T23:16:00Z" w:id="1100995566">
            <w:r w:rsidRPr="4D5C92C3" w:rsidR="4D5C92C3">
              <w:rPr>
                <w:lang w:val="en-US"/>
              </w:rPr>
              <w:t xml:space="preserve">professionally </w:t>
            </w:r>
          </w:ins>
        </w:sdtContent>
      </w:sdt>
      <w:r w:rsidRPr="4D5C92C3" w:rsidR="4D5C92C3">
        <w:rPr>
          <w:lang w:val="en-US"/>
        </w:rPr>
        <w:t xml:space="preserve">known as Chef Nak. </w:t>
      </w:r>
    </w:p>
    <w:p w:rsidR="001F220C" w:rsidRDefault="00AD52F1" w14:paraId="00000009" w14:textId="77777777">
      <w:pPr>
        <w:spacing w:before="240" w:after="240"/>
      </w:pPr>
      <w:r w:rsidRPr="6728C372" w:rsidR="6728C372">
        <w:rPr>
          <w:lang w:val="en-US"/>
        </w:rPr>
        <w:t xml:space="preserve">“This natural richness has shaped the life, food and identity of its people for generations, from its sea salt to its distinctive local cuisine. But perhaps its most celebrated treasure is Kampot pepper.” </w:t>
      </w:r>
    </w:p>
    <w:p w:rsidR="6728C372" w:rsidP="6728C372" w:rsidRDefault="6728C372" w14:paraId="0C9A6A5A" w14:textId="5F0241AB">
      <w:pPr>
        <w:spacing w:before="240" w:after="240"/>
        <w:rPr>
          <w:lang w:val="en-US"/>
        </w:rPr>
      </w:pPr>
      <w:r w:rsidRPr="6728C372" w:rsidR="6728C372">
        <w:rPr>
          <w:lang w:val="en-US"/>
        </w:rPr>
        <w:t xml:space="preserve">A 20-minute drive to the coast takes visitors to the </w:t>
      </w:r>
      <w:r w:rsidRPr="6728C372" w:rsidR="6728C372">
        <w:rPr>
          <w:lang w:val="en-US"/>
        </w:rPr>
        <w:t>neighbouring</w:t>
      </w:r>
      <w:r w:rsidRPr="6728C372" w:rsidR="6728C372">
        <w:rPr>
          <w:lang w:val="en-US"/>
        </w:rPr>
        <w:t xml:space="preserve"> province of Kep, home to a charming seaside town of the same name, where visitors can relax on the beach, explore the national park and engage in conservation-based tourism out on the sea.  </w:t>
      </w:r>
    </w:p>
    <w:p w:rsidR="001F220C" w:rsidP="4D5C92C3" w:rsidRDefault="00AD52F1" w14:paraId="0000000A" w14:textId="77777777">
      <w:pPr>
        <w:rPr>
          <w:b w:val="1"/>
          <w:bCs w:val="1"/>
          <w:lang w:val="en-US"/>
        </w:rPr>
      </w:pPr>
      <w:r w:rsidRPr="4D5C92C3" w:rsidR="4D5C92C3">
        <w:rPr>
          <w:b w:val="1"/>
          <w:bCs w:val="1"/>
          <w:lang w:val="en-US"/>
        </w:rPr>
        <w:t>Planting Kampot on the agrotourism map</w:t>
      </w:r>
    </w:p>
    <w:p w:rsidR="001F220C" w:rsidRDefault="00AD52F1" w14:paraId="0000000B" w14:textId="77777777">
      <w:r w:rsidRPr="4D5C92C3" w:rsidR="4D5C92C3">
        <w:rPr>
          <w:lang w:val="en-US"/>
        </w:rPr>
        <w:t xml:space="preserve">It’s an age-old spice, grown by hand for generations in the form of pepper that has planted Kampot on the global culinary map, while also fuelling the province’s agrotourism movement. </w:t>
      </w:r>
    </w:p>
    <w:p w:rsidR="001F220C" w:rsidRDefault="001F220C" w14:paraId="0000000C" w14:textId="77777777"/>
    <w:p w:rsidR="001F220C" w:rsidRDefault="00AD52F1" w14:paraId="0000000D" w14:textId="77777777">
      <w:r w:rsidRPr="4D5C92C3" w:rsidR="4D5C92C3">
        <w:rPr>
          <w:lang w:val="en-US"/>
        </w:rPr>
        <w:t xml:space="preserve">“It’s one of Cambodia’s finest agricultural gifts, admired by chefs around the world and welcomed into some of the finest kitchens globally,” said Chef Nak, highlighting beef </w:t>
      </w:r>
      <w:r w:rsidRPr="4D5C92C3" w:rsidR="4D5C92C3">
        <w:rPr>
          <w:i w:val="1"/>
          <w:iCs w:val="1"/>
          <w:lang w:val="en-US"/>
        </w:rPr>
        <w:t>lok lak</w:t>
      </w:r>
      <w:r w:rsidRPr="4D5C92C3" w:rsidR="4D5C92C3">
        <w:rPr>
          <w:lang w:val="en-US"/>
        </w:rPr>
        <w:t xml:space="preserve"> and sautéed seafood with fresh green Kampot peppercorns.</w:t>
      </w:r>
    </w:p>
    <w:p w:rsidR="001F220C" w:rsidRDefault="001F220C" w14:paraId="0000000E" w14:textId="77777777"/>
    <w:p w:rsidR="001F220C" w:rsidP="4D5C92C3" w:rsidRDefault="00AD52F1" w14:paraId="0000000F" w14:textId="77777777">
      <w:pPr>
        <w:rPr>
          <w:highlight w:val="yellow"/>
          <w:lang w:val="en-US"/>
        </w:rPr>
      </w:pPr>
      <w:r w:rsidRPr="4D5C92C3" w:rsidR="4D5C92C3">
        <w:rPr>
          <w:highlight w:val="yellow"/>
          <w:lang w:val="en-US"/>
        </w:rPr>
        <w:t xml:space="preserve">Arnaud Vincent, </w:t>
      </w:r>
      <w:sdt>
        <w:sdtPr>
          <w:id w:val="-2076967192"/>
          <w:tag w:val="goog_rdk_22"/>
          <w:placeholder>
            <w:docPart w:val="DefaultPlaceholder_1081868574"/>
          </w:placeholder>
        </w:sdtPr>
        <w:sdtContent>
          <w:del w:author="Paul Coleman" w:date="2026-05-27T04:10:00Z" w16du:dateUtc="2026-05-27T04:10:00Z" w:id="1110206896">
            <w:r w:rsidRPr="4D5C92C3" w:rsidDel="4D5C92C3">
              <w:rPr>
                <w:highlight w:val="yellow"/>
                <w:lang w:val="en-US"/>
              </w:rPr>
              <w:delText>G</w:delText>
            </w:r>
          </w:del>
        </w:sdtContent>
      </w:sdt>
      <w:sdt>
        <w:sdtPr>
          <w:id w:val="-2008181328"/>
          <w:tag w:val="goog_rdk_23"/>
          <w:placeholder>
            <w:docPart w:val="DefaultPlaceholder_1081868574"/>
          </w:placeholder>
        </w:sdtPr>
        <w:sdtContent>
          <w:ins w:author="Paul Coleman" w:date="2026-05-27T04:10:00Z" w16du:dateUtc="2026-05-27T04:10:00Z" w:id="133677520">
            <w:r w:rsidRPr="4D5C92C3" w:rsidR="4D5C92C3">
              <w:rPr>
                <w:highlight w:val="yellow"/>
                <w:lang w:val="en-US"/>
              </w:rPr>
              <w:t>g</w:t>
            </w:r>
          </w:ins>
        </w:sdtContent>
      </w:sdt>
      <w:r w:rsidRPr="4D5C92C3" w:rsidR="4D5C92C3">
        <w:rPr>
          <w:highlight w:val="yellow"/>
          <w:lang w:val="en-US"/>
        </w:rPr>
        <w:t xml:space="preserve">eneral </w:t>
      </w:r>
      <w:sdt>
        <w:sdtPr>
          <w:id w:val="896449323"/>
          <w:tag w:val="goog_rdk_24"/>
          <w:placeholder>
            <w:docPart w:val="DefaultPlaceholder_1081868574"/>
          </w:placeholder>
        </w:sdtPr>
        <w:sdtContent>
          <w:del w:author="Paul Coleman" w:date="2026-05-27T04:10:00Z" w16du:dateUtc="2026-05-27T04:10:00Z" w:id="1231734062">
            <w:r w:rsidRPr="4D5C92C3" w:rsidDel="4D5C92C3">
              <w:rPr>
                <w:highlight w:val="yellow"/>
                <w:lang w:val="en-US"/>
              </w:rPr>
              <w:delText>M</w:delText>
            </w:r>
          </w:del>
        </w:sdtContent>
      </w:sdt>
      <w:sdt>
        <w:sdtPr>
          <w:id w:val="1388545368"/>
          <w:tag w:val="goog_rdk_25"/>
          <w:placeholder>
            <w:docPart w:val="DefaultPlaceholder_1081868574"/>
          </w:placeholder>
        </w:sdtPr>
        <w:sdtContent>
          <w:ins w:author="Paul Coleman" w:date="2026-05-27T04:10:00Z" w16du:dateUtc="2026-05-27T04:10:00Z" w:id="1823919030">
            <w:r w:rsidRPr="4D5C92C3" w:rsidR="4D5C92C3">
              <w:rPr>
                <w:highlight w:val="yellow"/>
                <w:lang w:val="en-US"/>
              </w:rPr>
              <w:t>m</w:t>
            </w:r>
          </w:ins>
        </w:sdtContent>
      </w:sdt>
      <w:r w:rsidRPr="4D5C92C3" w:rsidR="4D5C92C3">
        <w:rPr>
          <w:highlight w:val="yellow"/>
          <w:lang w:val="en-US"/>
        </w:rPr>
        <w:t xml:space="preserve">anager of </w:t>
      </w:r>
      <w:sdt>
        <w:sdtPr>
          <w:id w:val="-2046457961"/>
          <w:tag w:val="goog_rdk_26"/>
          <w:placeholder>
            <w:docPart w:val="DefaultPlaceholder_1081868574"/>
          </w:placeholder>
        </w:sdtPr>
        <w:sdtContent>
          <w:ins w:author="Travis Lewis" w:date="2026-06-17T23:52:00Z" w16du:dateUtc="2026-06-17T23:52:00Z" w:id="688057176">
            <w:r w:rsidRPr="4D5C92C3" w:rsidR="4D5C92C3">
              <w:rPr>
                <w:highlight w:val="yellow"/>
                <w:lang w:val="en-US"/>
              </w:rPr>
              <w:t xml:space="preserve">organic pepper farm </w:t>
            </w:r>
          </w:ins>
        </w:sdtContent>
      </w:sdt>
      <w:r w:rsidRPr="4D5C92C3" w:rsidR="4D5C92C3">
        <w:rPr>
          <w:highlight w:val="yellow"/>
          <w:lang w:val="en-US"/>
        </w:rPr>
        <w:t>La Plantation</w:t>
      </w:r>
      <w:sdt>
        <w:sdtPr>
          <w:id w:val="1813275133"/>
          <w:tag w:val="goog_rdk_27"/>
          <w:placeholder>
            <w:docPart w:val="DefaultPlaceholder_1081868574"/>
          </w:placeholder>
        </w:sdtPr>
        <w:sdtContent>
          <w:del w:author="Travis Lewis" w:date="2026-06-17T23:53:00Z" w16du:dateUtc="2026-06-17T23:53:00Z" w:id="1156623528">
            <w:r w:rsidRPr="4D5C92C3" w:rsidDel="4D5C92C3">
              <w:rPr>
                <w:highlight w:val="yellow"/>
                <w:lang w:val="en-US"/>
              </w:rPr>
              <w:delText xml:space="preserve"> pepper farm</w:delText>
            </w:r>
          </w:del>
        </w:sdtContent>
      </w:sdt>
      <w:r w:rsidRPr="4D5C92C3" w:rsidR="4D5C92C3">
        <w:rPr>
          <w:highlight w:val="yellow"/>
          <w:lang w:val="en-US"/>
        </w:rPr>
        <w:t xml:space="preserve">, has spent the </w:t>
      </w:r>
      <w:sdt>
        <w:sdtPr>
          <w:id w:val="299271679"/>
          <w:tag w:val="goog_rdk_28"/>
          <w:placeholder>
            <w:docPart w:val="DefaultPlaceholder_1081868574"/>
          </w:placeholder>
        </w:sdtPr>
        <w:sdtContent>
          <w:del w:author="Travis Lewis" w:date="2026-06-17T23:53:00Z" w16du:dateUtc="2026-06-17T23:53:00Z" w:id="93862004">
            <w:r w:rsidRPr="4D5C92C3" w:rsidDel="4D5C92C3">
              <w:rPr>
                <w:highlight w:val="yellow"/>
                <w:lang w:val="en-US"/>
              </w:rPr>
              <w:delText>l</w:delText>
            </w:r>
          </w:del>
        </w:sdtContent>
      </w:sdt>
      <w:sdt>
        <w:sdtPr>
          <w:id w:val="1094962403"/>
          <w:tag w:val="goog_rdk_29"/>
          <w:placeholder>
            <w:docPart w:val="DefaultPlaceholder_1081868574"/>
          </w:placeholder>
        </w:sdtPr>
        <w:sdtContent>
          <w:ins w:author="Travis Lewis" w:date="2026-06-17T23:53:00Z" w16du:dateUtc="2026-06-17T23:53:00Z" w:id="1152602551">
            <w:r w:rsidRPr="4D5C92C3" w:rsidR="4D5C92C3">
              <w:rPr>
                <w:highlight w:val="yellow"/>
                <w:lang w:val="en-US"/>
              </w:rPr>
              <w:t>p</w:t>
            </w:r>
          </w:ins>
        </w:sdtContent>
      </w:sdt>
      <w:r w:rsidRPr="4D5C92C3" w:rsidR="4D5C92C3">
        <w:rPr>
          <w:highlight w:val="yellow"/>
          <w:lang w:val="en-US"/>
        </w:rPr>
        <w:t xml:space="preserve">ast decade travelling </w:t>
      </w:r>
      <w:sdt>
        <w:sdtPr>
          <w:id w:val="-2130667559"/>
          <w:tag w:val="goog_rdk_30"/>
          <w:placeholder>
            <w:docPart w:val="DefaultPlaceholder_1081868574"/>
          </w:placeholder>
        </w:sdtPr>
        <w:sdtContent>
          <w:ins w:author="Travis Lewis" w:date="2026-06-17T23:54:00Z" w16du:dateUtc="2026-06-17T23:54:00Z" w:id="905303292">
            <w:r w:rsidRPr="4D5C92C3" w:rsidR="4D5C92C3">
              <w:rPr>
                <w:highlight w:val="yellow"/>
                <w:lang w:val="en-US"/>
              </w:rPr>
              <w:t>around</w:t>
            </w:r>
          </w:ins>
        </w:sdtContent>
      </w:sdt>
      <w:sdt>
        <w:sdtPr>
          <w:id w:val="1630869348"/>
          <w:tag w:val="goog_rdk_31"/>
          <w:placeholder>
            <w:docPart w:val="DefaultPlaceholder_1081868574"/>
          </w:placeholder>
        </w:sdtPr>
        <w:sdtContent>
          <w:del w:author="Travis Lewis" w:date="2026-06-17T23:54:00Z" w16du:dateUtc="2026-06-17T23:54:00Z" w:id="1348002978">
            <w:r w:rsidRPr="4D5C92C3" w:rsidDel="4D5C92C3">
              <w:rPr>
                <w:highlight w:val="yellow"/>
                <w:lang w:val="en-US"/>
              </w:rPr>
              <w:delText>across</w:delText>
            </w:r>
          </w:del>
        </w:sdtContent>
      </w:sdt>
      <w:r w:rsidRPr="4D5C92C3" w:rsidR="4D5C92C3">
        <w:rPr>
          <w:highlight w:val="yellow"/>
          <w:lang w:val="en-US"/>
        </w:rPr>
        <w:t xml:space="preserve"> Asia researching the spice. He said it</w:t>
      </w:r>
      <w:sdt>
        <w:sdtPr>
          <w:id w:val="819058671"/>
          <w:tag w:val="goog_rdk_32"/>
          <w:placeholder>
            <w:docPart w:val="DefaultPlaceholder_1081868574"/>
          </w:placeholder>
        </w:sdtPr>
        <w:sdtContent>
          <w:ins w:author="Travis Lewis" w:date="2026-06-17T23:54:00Z" w16du:dateUtc="2026-06-17T23:54:00Z" w:id="81385521">
            <w:r w:rsidRPr="4D5C92C3" w:rsidR="4D5C92C3">
              <w:rPr>
                <w:highlight w:val="yellow"/>
                <w:lang w:val="en-US"/>
              </w:rPr>
              <w:t>’</w:t>
            </w:r>
          </w:ins>
        </w:sdtContent>
      </w:sdt>
      <w:sdt>
        <w:sdtPr>
          <w:id w:val="2093518983"/>
          <w:tag w:val="goog_rdk_33"/>
          <w:placeholder>
            <w:docPart w:val="DefaultPlaceholder_1081868574"/>
          </w:placeholder>
        </w:sdtPr>
        <w:sdtContent>
          <w:del w:author="Travis Lewis" w:date="2026-06-17T23:54:00Z" w16du:dateUtc="2026-06-17T23:54:00Z" w:id="1997830522">
            <w:r w:rsidRPr="4D5C92C3" w:rsidDel="4D5C92C3">
              <w:rPr>
                <w:highlight w:val="yellow"/>
                <w:lang w:val="en-US"/>
              </w:rPr>
              <w:delText xml:space="preserve"> i</w:delText>
            </w:r>
          </w:del>
        </w:sdtContent>
      </w:sdt>
      <w:r w:rsidRPr="4D5C92C3" w:rsidR="4D5C92C3">
        <w:rPr>
          <w:highlight w:val="yellow"/>
          <w:lang w:val="en-US"/>
        </w:rPr>
        <w:t>s a combination of Kampot’s fertile soil, seaside location and age-old farming techniques passed down generations that make Kampot pepper so special.</w:t>
      </w:r>
      <w:r w:rsidRPr="4D5C92C3" w:rsidR="4D5C92C3">
        <w:rPr>
          <w:lang w:val="en-US"/>
        </w:rPr>
        <w:t xml:space="preserve"> </w:t>
      </w:r>
    </w:p>
    <w:p w:rsidR="001F220C" w:rsidP="4D5C92C3" w:rsidRDefault="00AD52F1" w14:paraId="00000010" w14:textId="77777777">
      <w:pPr>
        <w:spacing w:before="240" w:after="240"/>
        <w:rPr>
          <w:highlight w:val="yellow"/>
          <w:lang w:val="en-US"/>
        </w:rPr>
      </w:pPr>
      <w:r w:rsidRPr="4D5C92C3" w:rsidR="4D5C92C3">
        <w:rPr>
          <w:highlight w:val="yellow"/>
          <w:lang w:val="en-US"/>
        </w:rPr>
        <w:t>In 2010, Kampot pepper became the first Cambodian product to be awarded Protected Geographical Indication (PGI) status in Cambodia, followed by recognition in Europe in 2016, boosting its international profile.</w:t>
      </w:r>
      <w:r w:rsidRPr="4D5C92C3" w:rsidR="4D5C92C3">
        <w:rPr>
          <w:lang w:val="en-US"/>
        </w:rPr>
        <w:t xml:space="preserve"> </w:t>
      </w:r>
    </w:p>
    <w:p w:rsidR="001F220C" w:rsidP="4D5C92C3" w:rsidRDefault="00AD52F1" w14:paraId="00000011" w14:textId="77777777">
      <w:pPr>
        <w:rPr>
          <w:highlight w:val="yellow"/>
          <w:lang w:val="en-US"/>
        </w:rPr>
      </w:pPr>
      <w:sdt>
        <w:sdtPr>
          <w:id w:val="1342163654"/>
          <w:tag w:val="goog_rdk_35"/>
          <w:placeholder>
            <w:docPart w:val="DefaultPlaceholder_1081868574"/>
          </w:placeholder>
        </w:sdtPr>
        <w:sdtContent>
          <w:sdt>
            <w:sdtPr>
              <w:id w:val="-1296580319"/>
              <w:tag w:val="goog_rdk_36"/>
              <w:placeholder>
                <w:docPart w:val="DefaultPlaceholder_1081868574"/>
              </w:placeholder>
            </w:sdtPr>
            <w:sdtContent>
              <w:ins w:author="Travis Lewis" w:date="2026-06-17T23:56:00Z" w16du:dateUtc="2026-06-17T23:56:00Z" w:id="1520009453">
                <w:r w:rsidRPr="4D5C92C3" w:rsidR="4D5C92C3">
                  <w:rPr>
                    <w:highlight w:val="yellow"/>
                    <w:lang w:val="en-US"/>
                  </w:rPr>
                  <w:t>La Plantation offers an immersive insight into Kampot pepper production, operating as both an organic farm and visitor attraction.</w:t>
                </w:r>
              </w:ins>
            </w:sdtContent>
          </w:sdt>
        </w:sdtContent>
      </w:sdt>
      <w:sdt>
        <w:sdtPr>
          <w:id w:val="1413207739"/>
          <w:tag w:val="goog_rdk_37"/>
          <w:placeholder>
            <w:docPart w:val="DefaultPlaceholder_1081868574"/>
          </w:placeholder>
        </w:sdtPr>
        <w:sdtContent>
          <w:sdt>
            <w:sdtPr>
              <w:id w:val="-1914192490"/>
              <w:tag w:val="goog_rdk_38"/>
              <w:placeholder>
                <w:docPart w:val="DefaultPlaceholder_1081868574"/>
              </w:placeholder>
            </w:sdtPr>
            <w:sdtContent>
              <w:del w:author="Travis Lewis" w:date="2026-06-17T23:56:00Z" w16du:dateUtc="2026-06-17T23:56:00Z" w:id="769105156">
                <w:r w:rsidRPr="4D5C92C3" w:rsidDel="4D5C92C3">
                  <w:rPr>
                    <w:highlight w:val="yellow"/>
                    <w:lang w:val="en-US"/>
                  </w:rPr>
                  <w:delText>An immersive insight into Kampot pepper production can be found at La Plantation, an organic farm that doubles as a visitor attraction.</w:delText>
                </w:r>
              </w:del>
            </w:sdtContent>
          </w:sdt>
        </w:sdtContent>
      </w:sdt>
      <w:r w:rsidRPr="4D5C92C3" w:rsidR="4D5C92C3">
        <w:rPr>
          <w:highlight w:val="yellow"/>
          <w:lang w:val="en-US"/>
        </w:rPr>
        <w:t xml:space="preserve"> Established in 2013, </w:t>
      </w:r>
      <w:sdt>
        <w:sdtPr>
          <w:id w:val="-615203905"/>
          <w:tag w:val="goog_rdk_39"/>
          <w:placeholder>
            <w:docPart w:val="DefaultPlaceholder_1081868574"/>
          </w:placeholder>
        </w:sdtPr>
        <w:sdtContent>
          <w:del w:author="Travis Lewis" w:date="2026-06-17T23:57:00Z" w16du:dateUtc="2026-06-17T23:57:00Z" w:id="845661516">
            <w:r w:rsidRPr="4D5C92C3" w:rsidDel="4D5C92C3">
              <w:rPr>
                <w:highlight w:val="yellow"/>
                <w:lang w:val="en-US"/>
              </w:rPr>
              <w:delText xml:space="preserve">today </w:delText>
            </w:r>
          </w:del>
        </w:sdtContent>
      </w:sdt>
      <w:r w:rsidRPr="4D5C92C3" w:rsidR="4D5C92C3">
        <w:rPr>
          <w:highlight w:val="yellow"/>
          <w:lang w:val="en-US"/>
        </w:rPr>
        <w:t>the 20-hectare farm is home to 14,000 pepper plants, producing up to 14 tonnes of the spice.</w:t>
      </w:r>
      <w:r w:rsidRPr="4D5C92C3" w:rsidR="4D5C92C3">
        <w:rPr>
          <w:lang w:val="en-US"/>
        </w:rPr>
        <w:t xml:space="preserve"> </w:t>
      </w:r>
    </w:p>
    <w:p w:rsidR="001F220C" w:rsidRDefault="001F220C" w14:paraId="00000012" w14:textId="77777777"/>
    <w:p w:rsidR="001F220C" w:rsidP="4D5C92C3" w:rsidRDefault="00AD52F1" w14:paraId="00000013" w14:textId="77777777">
      <w:pPr>
        <w:rPr>
          <w:highlight w:val="yellow"/>
          <w:lang w:val="en-US"/>
        </w:rPr>
      </w:pPr>
      <w:r w:rsidRPr="4D5C92C3" w:rsidR="4D5C92C3">
        <w:rPr>
          <w:highlight w:val="yellow"/>
          <w:lang w:val="en-US"/>
        </w:rPr>
        <w:t xml:space="preserve">However, Kampot’s culinary fame and agrotourism offerings extend beyond pepper, with other esteemed products securing Geographical Indicator (GI) status. Visitors can meet the farmers behind Kampot’s GI-certified salt at the sprawling salt fields, where </w:t>
      </w:r>
      <w:sdt>
        <w:sdtPr>
          <w:id w:val="-2010689406"/>
          <w:tag w:val="goog_rdk_40"/>
          <w:placeholder>
            <w:docPart w:val="DefaultPlaceholder_1081868574"/>
          </w:placeholder>
        </w:sdtPr>
        <w:sdtContent>
          <w:ins w:author="Travis Lewis" w:date="2026-06-17T23:57:00Z" w16du:dateUtc="2026-06-17T23:57:00Z" w:id="1644753233">
            <w:r w:rsidRPr="4D5C92C3" w:rsidR="4D5C92C3">
              <w:rPr>
                <w:highlight w:val="yellow"/>
                <w:lang w:val="en-US"/>
              </w:rPr>
              <w:t>–</w:t>
            </w:r>
          </w:ins>
        </w:sdtContent>
      </w:sdt>
      <w:sdt>
        <w:sdtPr>
          <w:id w:val="-646336354"/>
          <w:tag w:val="goog_rdk_41"/>
          <w:placeholder>
            <w:docPart w:val="DefaultPlaceholder_1081868574"/>
          </w:placeholder>
        </w:sdtPr>
        <w:sdtContent>
          <w:del w:author="Travis Lewis" w:date="2026-06-17T23:57:00Z" w16du:dateUtc="2026-06-17T23:57:00Z" w:id="832203552">
            <w:r w:rsidRPr="4D5C92C3" w:rsidDel="4D5C92C3">
              <w:rPr>
                <w:highlight w:val="yellow"/>
                <w:lang w:val="en-US"/>
              </w:rPr>
              <w:delText>-</w:delText>
            </w:r>
          </w:del>
        </w:sdtContent>
      </w:sdt>
      <w:r w:rsidRPr="4D5C92C3" w:rsidR="4D5C92C3">
        <w:rPr>
          <w:highlight w:val="yellow"/>
          <w:lang w:val="en-US"/>
        </w:rPr>
        <w:t xml:space="preserve"> depending on the time of year </w:t>
      </w:r>
      <w:sdt>
        <w:sdtPr>
          <w:id w:val="-1168572753"/>
          <w:tag w:val="goog_rdk_42"/>
          <w:placeholder>
            <w:docPart w:val="DefaultPlaceholder_1081868574"/>
          </w:placeholder>
        </w:sdtPr>
        <w:sdtContent>
          <w:ins w:author="Travis Lewis" w:date="2026-06-17T23:57:00Z" w16du:dateUtc="2026-06-17T23:57:00Z" w:id="1846600764">
            <w:r w:rsidRPr="4D5C92C3" w:rsidR="4D5C92C3">
              <w:rPr>
                <w:highlight w:val="yellow"/>
                <w:lang w:val="en-US"/>
              </w:rPr>
              <w:t>–</w:t>
            </w:r>
          </w:ins>
        </w:sdtContent>
      </w:sdt>
      <w:sdt>
        <w:sdtPr>
          <w:id w:val="-1799497679"/>
          <w:tag w:val="goog_rdk_43"/>
          <w:placeholder>
            <w:docPart w:val="DefaultPlaceholder_1081868574"/>
          </w:placeholder>
        </w:sdtPr>
        <w:sdtContent>
          <w:del w:author="Travis Lewis" w:date="2026-06-17T23:57:00Z" w16du:dateUtc="2026-06-17T23:57:00Z" w:id="826716645">
            <w:r w:rsidRPr="4D5C92C3" w:rsidDel="4D5C92C3">
              <w:rPr>
                <w:highlight w:val="yellow"/>
                <w:lang w:val="en-US"/>
              </w:rPr>
              <w:delText>-</w:delText>
            </w:r>
          </w:del>
        </w:sdtContent>
      </w:sdt>
      <w:r w:rsidRPr="4D5C92C3" w:rsidR="4D5C92C3">
        <w:rPr>
          <w:highlight w:val="yellow"/>
          <w:lang w:val="en-US"/>
        </w:rPr>
        <w:t xml:space="preserve"> they harvest, prepare or dry salt by hand.</w:t>
      </w:r>
      <w:r w:rsidRPr="4D5C92C3" w:rsidR="4D5C92C3">
        <w:rPr>
          <w:lang w:val="en-US"/>
        </w:rPr>
        <w:t xml:space="preserve"> </w:t>
      </w:r>
    </w:p>
    <w:p w:rsidR="001F220C" w:rsidP="4D5C92C3" w:rsidRDefault="00AD52F1" w14:paraId="00000014" w14:textId="77777777">
      <w:pPr>
        <w:spacing w:before="240" w:after="240"/>
        <w:rPr>
          <w:highlight w:val="yellow"/>
          <w:lang w:val="en-US"/>
        </w:rPr>
      </w:pPr>
      <w:r w:rsidRPr="4D5C92C3" w:rsidR="4D5C92C3">
        <w:rPr>
          <w:highlight w:val="yellow"/>
          <w:lang w:val="en-US"/>
        </w:rPr>
        <w:t xml:space="preserve">There’s also GI-certified Kampot durian, with a roundabout in Kampot town paying tribute to the </w:t>
      </w:r>
      <w:sdt>
        <w:sdtPr>
          <w:id w:val="2141973325"/>
          <w:tag w:val="goog_rdk_44"/>
          <w:placeholder>
            <w:docPart w:val="DefaultPlaceholder_1081868574"/>
          </w:placeholder>
        </w:sdtPr>
        <w:sdtContent>
          <w:ins w:author="Paul Coleman" w:date="2026-05-27T04:12:00Z" w16du:dateUtc="2026-05-27T04:12:00Z" w:id="1249353294">
            <w:r w:rsidRPr="4D5C92C3" w:rsidR="4D5C92C3">
              <w:rPr>
                <w:highlight w:val="yellow"/>
                <w:lang w:val="en-US"/>
              </w:rPr>
              <w:t>‘</w:t>
            </w:r>
          </w:ins>
        </w:sdtContent>
      </w:sdt>
      <w:r w:rsidRPr="4D5C92C3" w:rsidR="4D5C92C3">
        <w:rPr>
          <w:highlight w:val="yellow"/>
          <w:lang w:val="en-US"/>
        </w:rPr>
        <w:t>King of Fruits</w:t>
      </w:r>
      <w:sdt>
        <w:sdtPr>
          <w:id w:val="355305036"/>
          <w:tag w:val="goog_rdk_45"/>
          <w:placeholder>
            <w:docPart w:val="DefaultPlaceholder_1081868574"/>
          </w:placeholder>
        </w:sdtPr>
        <w:sdtContent>
          <w:ins w:author="Paul Coleman" w:date="2026-05-27T04:12:00Z" w16du:dateUtc="2026-05-27T04:12:00Z" w:id="1751827226">
            <w:r w:rsidRPr="4D5C92C3" w:rsidR="4D5C92C3">
              <w:rPr>
                <w:highlight w:val="yellow"/>
                <w:lang w:val="en-US"/>
              </w:rPr>
              <w:t>’</w:t>
            </w:r>
          </w:ins>
        </w:sdtContent>
      </w:sdt>
      <w:r w:rsidRPr="4D5C92C3" w:rsidR="4D5C92C3">
        <w:rPr>
          <w:highlight w:val="yellow"/>
          <w:lang w:val="en-US"/>
        </w:rPr>
        <w:t xml:space="preserve"> and plenty of farms opening their doors to visitors. </w:t>
      </w:r>
      <w:sdt>
        <w:sdtPr>
          <w:id w:val="-192458944"/>
          <w:tag w:val="goog_rdk_46"/>
          <w:placeholder>
            <w:docPart w:val="DefaultPlaceholder_1081868574"/>
          </w:placeholder>
        </w:sdtPr>
        <w:sdtContent>
          <w:del w:author="Paul Coleman" w:date="2026-05-27T04:12:00Z" w16du:dateUtc="2026-05-27T04:12:00Z" w:id="1845332183">
            <w:r w:rsidRPr="4D5C92C3" w:rsidDel="4D5C92C3">
              <w:rPr>
                <w:highlight w:val="yellow"/>
                <w:lang w:val="en-US"/>
              </w:rPr>
              <w:delText>Due to the</w:delText>
            </w:r>
          </w:del>
        </w:sdtContent>
      </w:sdt>
      <w:sdt>
        <w:sdtPr>
          <w:id w:val="864309625"/>
          <w:tag w:val="goog_rdk_47"/>
          <w:placeholder>
            <w:docPart w:val="DefaultPlaceholder_1081868574"/>
          </w:placeholder>
        </w:sdtPr>
        <w:sdtContent>
          <w:ins w:author="Paul Coleman" w:date="2026-05-27T04:12:00Z" w16du:dateUtc="2026-05-27T04:12:00Z" w:id="901272249">
            <w:r w:rsidRPr="4D5C92C3" w:rsidR="4D5C92C3">
              <w:rPr>
                <w:highlight w:val="yellow"/>
                <w:lang w:val="en-US"/>
              </w:rPr>
              <w:t>With</w:t>
            </w:r>
          </w:ins>
        </w:sdtContent>
      </w:sdt>
      <w:r w:rsidRPr="4D5C92C3" w:rsidR="4D5C92C3">
        <w:rPr>
          <w:highlight w:val="yellow"/>
          <w:lang w:val="en-US"/>
        </w:rPr>
        <w:t xml:space="preserve"> abundant fishing communities, there’s no shortage of places to savour fresh seafood, Kampot’s famous fish sauce and dried shrimp.</w:t>
      </w:r>
      <w:r w:rsidRPr="4D5C92C3" w:rsidR="4D5C92C3">
        <w:rPr>
          <w:lang w:val="en-US"/>
        </w:rPr>
        <w:t xml:space="preserve"> </w:t>
      </w:r>
    </w:p>
    <w:p w:rsidR="001F220C" w:rsidP="4D5C92C3" w:rsidRDefault="00AD52F1" w14:paraId="00000015" w14:textId="77777777">
      <w:pPr>
        <w:rPr>
          <w:b w:val="1"/>
          <w:bCs w:val="1"/>
          <w:highlight w:val="yellow"/>
          <w:lang w:val="en-US"/>
        </w:rPr>
      </w:pPr>
      <w:r w:rsidRPr="4D5C92C3" w:rsidR="4D5C92C3">
        <w:rPr>
          <w:b w:val="1"/>
          <w:bCs w:val="1"/>
          <w:highlight w:val="yellow"/>
          <w:lang w:val="en-US"/>
        </w:rPr>
        <w:t>Exploring Kampot</w:t>
      </w:r>
    </w:p>
    <w:p w:rsidR="001F220C" w:rsidP="4D5C92C3" w:rsidRDefault="00AD52F1" w14:paraId="00000016" w14:textId="77777777">
      <w:pPr>
        <w:rPr>
          <w:highlight w:val="yellow"/>
          <w:lang w:val="en-US"/>
        </w:rPr>
      </w:pPr>
      <w:r w:rsidRPr="4D5C92C3" w:rsidR="4D5C92C3">
        <w:rPr>
          <w:highlight w:val="yellow"/>
          <w:lang w:val="en-US"/>
        </w:rPr>
        <w:t>The quaint riverside town is home to a charming collection of riverfront colonial</w:t>
      </w:r>
      <w:sdt>
        <w:sdtPr>
          <w:id w:val="1701066109"/>
          <w:tag w:val="goog_rdk_48"/>
          <w:placeholder>
            <w:docPart w:val="DefaultPlaceholder_1081868574"/>
          </w:placeholder>
        </w:sdtPr>
        <w:sdtContent>
          <w:ins w:author="Paul Coleman" w:date="2026-05-27T04:12:00Z" w16du:dateUtc="2026-05-27T04:12:00Z" w:id="1232144441">
            <w:r w:rsidRPr="4D5C92C3" w:rsidR="4D5C92C3">
              <w:rPr>
                <w:highlight w:val="yellow"/>
                <w:lang w:val="en-US"/>
              </w:rPr>
              <w:t>-era</w:t>
            </w:r>
          </w:ins>
        </w:sdtContent>
      </w:sdt>
      <w:r w:rsidRPr="4D5C92C3" w:rsidR="4D5C92C3">
        <w:rPr>
          <w:highlight w:val="yellow"/>
          <w:lang w:val="en-US"/>
        </w:rPr>
        <w:t xml:space="preserve"> buildings, restaurants, cafes, bars and bustling markets that offer a glimpse into daily life. A great way to cap a day of sightseeing is a sunset river cruise while firefly watching, rounded off with a stroll along Kampot town’s promenade and new stretch of beach.</w:t>
      </w:r>
    </w:p>
    <w:p w:rsidR="001F220C" w:rsidRDefault="001F220C" w14:paraId="00000017" w14:textId="77777777">
      <w:pPr>
        <w:rPr>
          <w:highlight w:val="yellow"/>
        </w:rPr>
      </w:pPr>
    </w:p>
    <w:p w:rsidR="001F220C" w:rsidRDefault="00AD52F1" w14:paraId="00000018" w14:textId="77777777">
      <w:pPr>
        <w:rPr>
          <w:highlight w:val="yellow"/>
        </w:rPr>
      </w:pPr>
      <w:r>
        <w:rPr>
          <w:highlight w:val="yellow"/>
        </w:rPr>
        <w:t xml:space="preserve">The town is also surrounded by lush countryside that can </w:t>
      </w:r>
      <w:sdt>
        <w:sdtPr>
          <w:tag w:val="goog_rdk_49"/>
          <w:id w:val="-1218677920"/>
        </w:sdtPr>
        <w:sdtEndPr/>
        <w:sdtContent>
          <w:del w:author="Paul Coleman" w:date="2026-05-27T04:13:00Z" w:id="51">
            <w:r>
              <w:rPr>
                <w:highlight w:val="yellow"/>
              </w:rPr>
              <w:delText xml:space="preserve">lazily </w:delText>
            </w:r>
          </w:del>
        </w:sdtContent>
      </w:sdt>
      <w:r>
        <w:rPr>
          <w:highlight w:val="yellow"/>
        </w:rPr>
        <w:t xml:space="preserve">be discovered </w:t>
      </w:r>
      <w:sdt>
        <w:sdtPr>
          <w:tag w:val="goog_rdk_50"/>
          <w:id w:val="-343170469"/>
        </w:sdtPr>
        <w:sdtEndPr/>
        <w:sdtContent>
          <w:ins w:author="Paul Coleman" w:date="2026-05-27T04:13:00Z" w:id="52">
            <w:r>
              <w:rPr>
                <w:highlight w:val="yellow"/>
              </w:rPr>
              <w:t xml:space="preserve">lazily </w:t>
            </w:r>
          </w:ins>
        </w:sdtContent>
      </w:sdt>
      <w:r>
        <w:rPr>
          <w:highlight w:val="yellow"/>
        </w:rPr>
        <w:t xml:space="preserve">by bicycle, or via kayak along meandering waterways. Alternatively, the area is home to several waterfalls </w:t>
      </w:r>
      <w:sdt>
        <w:sdtPr>
          <w:tag w:val="goog_rdk_51"/>
          <w:id w:val="204750950"/>
        </w:sdtPr>
        <w:sdtEndPr/>
        <w:sdtContent>
          <w:del w:author="Paul Coleman" w:date="2026-05-27T04:14:00Z" w:id="53">
            <w:r>
              <w:rPr>
                <w:highlight w:val="yellow"/>
              </w:rPr>
              <w:delText>that can be</w:delText>
            </w:r>
          </w:del>
        </w:sdtContent>
      </w:sdt>
      <w:r>
        <w:rPr>
          <w:highlight w:val="yellow"/>
        </w:rPr>
        <w:t xml:space="preserve"> access</w:t>
      </w:r>
      <w:sdt>
        <w:sdtPr>
          <w:tag w:val="goog_rdk_52"/>
          <w:id w:val="-596801002"/>
        </w:sdtPr>
        <w:sdtEndPr/>
        <w:sdtContent>
          <w:ins w:author="Paul Coleman" w:date="2026-05-27T04:14:00Z" w:id="54">
            <w:r>
              <w:rPr>
                <w:highlight w:val="yellow"/>
              </w:rPr>
              <w:t>ible</w:t>
            </w:r>
          </w:ins>
        </w:sdtContent>
      </w:sdt>
      <w:sdt>
        <w:sdtPr>
          <w:tag w:val="goog_rdk_53"/>
          <w:id w:val="-1490111509"/>
        </w:sdtPr>
        <w:sdtEndPr/>
        <w:sdtContent>
          <w:del w:author="Paul Coleman" w:date="2026-05-27T04:14:00Z" w:id="55">
            <w:r>
              <w:rPr>
                <w:highlight w:val="yellow"/>
              </w:rPr>
              <w:delText>ed</w:delText>
            </w:r>
          </w:del>
        </w:sdtContent>
      </w:sdt>
      <w:r>
        <w:rPr>
          <w:highlight w:val="yellow"/>
        </w:rPr>
        <w:t xml:space="preserve"> by a gentle jungle trek.</w:t>
      </w:r>
    </w:p>
    <w:p w:rsidR="001F220C" w:rsidRDefault="001F220C" w14:paraId="00000019" w14:textId="77777777">
      <w:pPr>
        <w:rPr>
          <w:highlight w:val="yellow"/>
        </w:rPr>
      </w:pPr>
    </w:p>
    <w:p w:rsidR="001F220C" w:rsidP="4D5C92C3" w:rsidRDefault="00AD52F1" w14:paraId="0000001A" w14:textId="77777777">
      <w:pPr>
        <w:rPr>
          <w:highlight w:val="yellow"/>
          <w:lang w:val="en-US"/>
        </w:rPr>
      </w:pPr>
      <w:r w:rsidRPr="4D5C92C3" w:rsidR="4D5C92C3">
        <w:rPr>
          <w:highlight w:val="yellow"/>
          <w:lang w:val="en-US"/>
        </w:rPr>
        <w:t>Nearby Bokor Mountain is another must. Once a retreat for the colonial French elite seeking the cool mountaintop climes, a trip up Bokor takes in an abandoned church, waterfalls, giant Buddhist statues and sweeping views that stretch to the horizon from its mist-cloaked peak.</w:t>
      </w:r>
      <w:r w:rsidRPr="4D5C92C3" w:rsidR="4D5C92C3">
        <w:rPr>
          <w:lang w:val="en-US"/>
        </w:rPr>
        <w:t xml:space="preserve">  </w:t>
      </w:r>
    </w:p>
    <w:p w:rsidR="001F220C" w:rsidRDefault="001F220C" w14:paraId="0000001B" w14:textId="77777777">
      <w:pPr>
        <w:rPr>
          <w:rFonts w:ascii="Roboto" w:hAnsi="Roboto" w:eastAsia="Roboto" w:cs="Roboto"/>
          <w:color w:val="323338"/>
          <w:sz w:val="24"/>
          <w:szCs w:val="24"/>
        </w:rPr>
      </w:pPr>
    </w:p>
    <w:p w:rsidR="001F220C" w:rsidP="6728C372" w:rsidRDefault="00AD52F1" w14:paraId="0000001C" w14:textId="506014AA">
      <w:pPr>
        <w:pStyle w:val="Normal"/>
        <w:suppressLineNumbers w:val="0"/>
        <w:bidi w:val="0"/>
        <w:spacing w:before="0" w:beforeAutospacing="off" w:after="0" w:afterAutospacing="off" w:line="276" w:lineRule="auto"/>
        <w:ind w:left="0" w:right="0"/>
        <w:jc w:val="left"/>
      </w:pPr>
      <w:r w:rsidRPr="6728C372" w:rsidR="6728C372">
        <w:rPr>
          <w:b w:val="1"/>
          <w:bCs w:val="1"/>
          <w:lang w:val="en-US"/>
        </w:rPr>
        <w:t>Diving into coastal tradition and conservation efforts in Kep</w:t>
      </w:r>
    </w:p>
    <w:p w:rsidR="001F220C" w:rsidP="6728C372" w:rsidRDefault="00AD52F1" w14:paraId="0000001D" w14:textId="0E9B3DD2">
      <w:pPr>
        <w:pStyle w:val="Normal"/>
        <w:suppressLineNumbers w:val="0"/>
        <w:bidi w:val="0"/>
        <w:spacing w:before="0" w:beforeAutospacing="off" w:after="0" w:afterAutospacing="off" w:line="276" w:lineRule="auto"/>
        <w:ind w:left="0" w:right="0"/>
        <w:jc w:val="left"/>
      </w:pPr>
      <w:r w:rsidRPr="6728C372" w:rsidR="6728C372">
        <w:rPr>
          <w:lang w:val="en-US"/>
        </w:rPr>
        <w:t xml:space="preserve">The road from Kampot town to Kep winds past palm-studded rice paddies, grazing </w:t>
      </w:r>
      <w:r w:rsidRPr="6728C372" w:rsidR="6728C372">
        <w:rPr>
          <w:lang w:val="en-US"/>
        </w:rPr>
        <w:t>cattle</w:t>
      </w:r>
      <w:r w:rsidRPr="6728C372" w:rsidR="6728C372">
        <w:rPr>
          <w:lang w:val="en-US"/>
        </w:rPr>
        <w:t xml:space="preserve"> and stilted wooden houses before reaching the coast, where Cambodians flock from across the country to feast on the famed dish of </w:t>
      </w:r>
      <w:r w:rsidRPr="6728C372" w:rsidR="6728C372">
        <w:rPr>
          <w:lang w:val="en-US"/>
        </w:rPr>
        <w:t>Kampot</w:t>
      </w:r>
      <w:r w:rsidRPr="6728C372" w:rsidR="6728C372">
        <w:rPr>
          <w:lang w:val="en-US"/>
        </w:rPr>
        <w:t xml:space="preserve"> pepper and crab. </w:t>
      </w:r>
    </w:p>
    <w:p w:rsidR="001F220C" w:rsidRDefault="00AD52F1" w14:paraId="0000001E" w14:textId="77777777">
      <w:pPr>
        <w:spacing w:before="240" w:after="240"/>
      </w:pPr>
      <w:r w:rsidRPr="4D5C92C3" w:rsidR="4D5C92C3">
        <w:rPr>
          <w:lang w:val="en-US"/>
        </w:rPr>
        <w:t xml:space="preserve">Once dubbed the “Cambodian Riviera”, or </w:t>
      </w:r>
      <w:r w:rsidRPr="4D5C92C3" w:rsidR="4D5C92C3">
        <w:rPr>
          <w:i w:val="1"/>
          <w:iCs w:val="1"/>
          <w:lang w:val="en-US"/>
        </w:rPr>
        <w:t>Kep-sur-Mer</w:t>
      </w:r>
      <w:r w:rsidRPr="4D5C92C3" w:rsidR="4D5C92C3">
        <w:rPr>
          <w:lang w:val="en-US"/>
        </w:rPr>
        <w:t>, the town was transformed into a seaside retreat for French colonial elites, a reputation later cemented in the 1960s when renowned Cambodian architect Vann Molyvann was tasked with reimagining its coastal charm.</w:t>
      </w:r>
    </w:p>
    <w:p w:rsidR="001F220C" w:rsidRDefault="00AD52F1" w14:paraId="0000001F" w14:textId="77777777">
      <w:pPr>
        <w:spacing w:before="240" w:after="240"/>
      </w:pPr>
      <w:r w:rsidRPr="4D5C92C3" w:rsidR="4D5C92C3">
        <w:rPr>
          <w:lang w:val="en-US"/>
        </w:rPr>
        <w:t>Today, Kep is quietly reclaiming its allure, proving a popular weekend and holiday break with locals. The bustling crab market is a huge draw, where women – known as “crab ladies” – wade knee-deep into the sea to retrieve blue crabs from submerged baskets delivered by fishermen. Back on shore, they sort the day’s catch for sale.</w:t>
      </w:r>
    </w:p>
    <w:p w:rsidR="001F220C" w:rsidRDefault="00AD52F1" w14:paraId="00000020" w14:textId="77777777">
      <w:pPr>
        <w:spacing w:before="240" w:after="240"/>
      </w:pPr>
      <w:r w:rsidRPr="4D5C92C3" w:rsidR="4D5C92C3">
        <w:rPr>
          <w:lang w:val="en-US"/>
        </w:rPr>
        <w:t>Visitors can buy seafood straight from the vendors and have it cooked at one of the rustic crab shacks nearby. Or, just steps away, a row of waterfront restaurants serves up steaming plates of crab stir-fried with Kampot pepper, the sharp heat of the spice heating up the plate to the backdrop of lapping waves.</w:t>
      </w:r>
    </w:p>
    <w:p w:rsidR="001F220C" w:rsidP="4D5C92C3" w:rsidRDefault="00AD52F1" w14:paraId="00000021" w14:textId="77777777">
      <w:pPr>
        <w:spacing w:before="240" w:after="240"/>
        <w:rPr>
          <w:color w:val="000000"/>
          <w:lang w:val="en-US"/>
        </w:rPr>
      </w:pPr>
      <w:r w:rsidRPr="4D5C92C3" w:rsidR="4D5C92C3">
        <w:rPr>
          <w:highlight w:val="yellow"/>
          <w:lang w:val="en-US"/>
        </w:rPr>
        <w:t xml:space="preserve">In addition to seafood activities, visitors can catch a boat to nearby rustic Rabbit Island, </w:t>
      </w:r>
      <w:sdt>
        <w:sdtPr>
          <w:id w:val="480720344"/>
          <w:tag w:val="goog_rdk_54"/>
          <w:placeholder>
            <w:docPart w:val="DefaultPlaceholder_1081868574"/>
          </w:placeholder>
        </w:sdtPr>
        <w:sdtContent>
          <w:r w:rsidRPr="4D5C92C3" w:rsidR="4D5C92C3">
            <w:rPr>
              <w:strike w:val="1"/>
              <w:highlight w:val="yellow"/>
              <w:lang w:val="en-US"/>
              <w:rPrChange w:author="Emily Ho" w:date="2026-05-28T11:50:00Z" w16du:dateUtc="2026-05-28T11:50:00Z" w:id="1048053998">
                <w:rPr>
                  <w:highlight w:val="yellow"/>
                </w:rPr>
              </w:rPrChange>
            </w:rPr>
            <w:t xml:space="preserve">engage in the </w:t>
          </w:r>
        </w:sdtContent>
      </w:sdt>
      <w:sdt>
        <w:sdtPr>
          <w:id w:val="-2109711644"/>
          <w:tag w:val="goog_rdk_55"/>
          <w:placeholder>
            <w:docPart w:val="DefaultPlaceholder_1081868574"/>
          </w:placeholder>
        </w:sdtPr>
        <w:sdtContent>
          <w:r w:rsidRPr="4D5C92C3" w:rsidR="4D5C92C3">
            <w:rPr>
              <w:strike w:val="1"/>
              <w:highlight w:val="yellow"/>
              <w:lang w:val="en-US"/>
              <w:rPrChange w:author="Emily Ho" w:date="2026-05-28T11:50:00Z" w16du:dateUtc="2026-05-28T11:50:00Z" w:id="1283929472">
                <w:rPr>
                  <w:highlight w:val="yellow"/>
                </w:rPr>
              </w:rPrChange>
            </w:rPr>
            <w:t xml:space="preserve">marine conservation efforts </w:t>
          </w:r>
        </w:sdtContent>
      </w:sdt>
      <w:sdt>
        <w:sdtPr>
          <w:id w:val="269878447"/>
          <w:tag w:val="goog_rdk_56"/>
          <w:placeholder>
            <w:docPart w:val="DefaultPlaceholder_1081868574"/>
          </w:placeholder>
        </w:sdtPr>
        <w:sdtContent>
          <w:r w:rsidRPr="4D5C92C3" w:rsidR="4D5C92C3">
            <w:rPr>
              <w:strike w:val="1"/>
              <w:highlight w:val="yellow"/>
              <w:lang w:val="en-US"/>
              <w:rPrChange w:author="Emily Ho" w:date="2026-05-28T11:50:00Z" w16du:dateUtc="2026-05-28T11:50:00Z" w:id="516555340">
                <w:rPr>
                  <w:highlight w:val="yellow"/>
                </w:rPr>
              </w:rPrChange>
            </w:rPr>
            <w:t>that are taking place in the designated marine conservation area.</w:t>
          </w:r>
        </w:sdtContent>
      </w:sdt>
      <w:sdt>
        <w:sdtPr>
          <w:id w:val="-724951136"/>
          <w:tag w:val="goog_rdk_57"/>
          <w:placeholder>
            <w:docPart w:val="DefaultPlaceholder_1081868574"/>
          </w:placeholder>
        </w:sdtPr>
        <w:sdtContent>
          <w:del w:author="Travis Lewis" w:date="2026-06-17T23:59:00Z" w16du:dateUtc="2026-06-17T23:59:00Z" w:id="1610923431">
            <w:r w:rsidRPr="4D5C92C3" w:rsidDel="4D5C92C3">
              <w:rPr>
                <w:highlight w:val="yellow"/>
                <w:lang w:val="en-US"/>
              </w:rPr>
              <w:delText xml:space="preserve"> </w:delText>
            </w:r>
          </w:del>
        </w:sdtContent>
      </w:sdt>
      <w:sdt>
        <w:sdtPr>
          <w:id w:val="515743961"/>
          <w:tag w:val="goog_rdk_58"/>
          <w:placeholder>
            <w:docPart w:val="DefaultPlaceholder_1081868574"/>
          </w:placeholder>
        </w:sdtPr>
        <w:sdtContent>
          <w:ins w:author="Emily Ho" w:date="2026-05-28T11:49:00Z" w16du:dateUtc="2026-05-28T11:49:00Z" w:id="1054285195">
            <w:r w:rsidRPr="4D5C92C3" w:rsidR="4D5C92C3">
              <w:rPr>
                <w:color w:val="000000" w:themeColor="text1" w:themeTint="FF" w:themeShade="FF"/>
                <w:lang w:val="en-US"/>
              </w:rPr>
              <w:t xml:space="preserve">or learn about the marine conservation efforts led by community-based NGO Marine Conservation Cambodia from their headquarters, Koh Ach Seh, a small island about a one-hour boat ride from Kep. This includes coral conservation, habitat protection and research into endangered species. </w:t>
            </w:r>
          </w:ins>
        </w:sdtContent>
      </w:sdt>
      <w:sdt>
        <w:sdtPr>
          <w:id w:val="-239618367"/>
          <w:tag w:val="goog_rdk_59"/>
          <w:placeholder>
            <w:docPart w:val="DefaultPlaceholder_1081868574"/>
          </w:placeholder>
        </w:sdtPr>
        <w:sdtContent>
          <w:del w:author="marissa carruthers" w:date="2026-06-15T10:51:00Z" w16du:dateUtc="2026-06-15T10:51:00Z" w:id="1219202518">
            <w:r w:rsidRPr="4D5C92C3" w:rsidDel="4D5C92C3">
              <w:rPr>
                <w:highlight w:val="yellow"/>
                <w:lang w:val="en-US"/>
              </w:rPr>
              <w:delText>If v</w:delText>
            </w:r>
          </w:del>
        </w:sdtContent>
      </w:sdt>
      <w:r w:rsidRPr="4D5C92C3" w:rsidR="4D5C92C3">
        <w:rPr>
          <w:highlight w:val="yellow"/>
          <w:lang w:val="en-US"/>
        </w:rPr>
        <w:t>i</w:t>
      </w:r>
      <w:sdt>
        <w:sdtPr>
          <w:id w:val="1494685928"/>
          <w:tag w:val="goog_rdk_60"/>
          <w:placeholder>
            <w:docPart w:val="DefaultPlaceholder_1081868574"/>
          </w:placeholder>
        </w:sdtPr>
        <w:sdtContent>
          <w:ins w:author="marissa carruthers" w:date="2026-06-15T10:51:00Z" w16du:dateUtc="2026-06-15T10:51:00Z" w:id="57130628">
            <w:r w:rsidRPr="4D5C92C3" w:rsidR="4D5C92C3">
              <w:rPr>
                <w:highlight w:val="yellow"/>
                <w:lang w:val="en-US"/>
              </w:rPr>
              <w:t>V</w:t>
            </w:r>
          </w:ins>
        </w:sdtContent>
      </w:sdt>
      <w:sdt>
        <w:sdtPr>
          <w:id w:val="2018490325"/>
          <w:tag w:val="goog_rdk_61"/>
          <w:placeholder>
            <w:docPart w:val="DefaultPlaceholder_1081868574"/>
          </w:placeholder>
        </w:sdtPr>
        <w:sdtContent>
          <w:ins w:author="Travis Lewis" w:date="2026-06-17T23:08:00Z" w16du:dateUtc="2026-06-17T23:08:00Z" w:id="900100353">
            <w:r w:rsidRPr="4D5C92C3" w:rsidR="4D5C92C3">
              <w:rPr>
                <w:highlight w:val="yellow"/>
                <w:lang w:val="en-US"/>
              </w:rPr>
              <w:t>i</w:t>
            </w:r>
          </w:ins>
        </w:sdtContent>
      </w:sdt>
      <w:r w:rsidRPr="4D5C92C3" w:rsidR="4D5C92C3">
        <w:rPr>
          <w:highlight w:val="yellow"/>
          <w:lang w:val="en-US"/>
        </w:rPr>
        <w:t xml:space="preserve">sitors </w:t>
      </w:r>
      <w:sdt>
        <w:sdtPr>
          <w:id w:val="265319850"/>
          <w:tag w:val="goog_rdk_62"/>
          <w:placeholder>
            <w:docPart w:val="DefaultPlaceholder_1081868574"/>
          </w:placeholder>
        </w:sdtPr>
        <w:sdtContent>
          <w:ins w:author="marissa carruthers" w:date="2026-06-15T10:51:00Z" w16du:dateUtc="2026-06-15T10:51:00Z" w:id="1243962398">
            <w:r w:rsidRPr="4D5C92C3" w:rsidR="4D5C92C3">
              <w:rPr>
                <w:highlight w:val="yellow"/>
                <w:lang w:val="en-US"/>
              </w:rPr>
              <w:t xml:space="preserve">can learn about the conservation work, which includes measures to restore sea grass and coral, as well as seahorses and dolphins, meet the team and, if they're </w:t>
            </w:r>
          </w:ins>
        </w:sdtContent>
      </w:sdt>
      <w:sdt>
        <w:sdtPr>
          <w:id w:val="-1690329180"/>
          <w:tag w:val="goog_rdk_63"/>
          <w:placeholder>
            <w:docPart w:val="DefaultPlaceholder_1081868574"/>
          </w:placeholder>
        </w:sdtPr>
        <w:sdtContent>
          <w:del w:author="marissa carruthers" w:date="2026-06-15T10:51:00Z" w16du:dateUtc="2026-06-15T10:51:00Z" w:id="83486347">
            <w:r w:rsidRPr="4D5C92C3" w:rsidDel="4D5C92C3">
              <w:rPr>
                <w:highlight w:val="yellow"/>
                <w:lang w:val="en-US"/>
              </w:rPr>
              <w:delText xml:space="preserve">are </w:delText>
            </w:r>
          </w:del>
        </w:sdtContent>
      </w:sdt>
      <w:r w:rsidRPr="4D5C92C3" w:rsidR="4D5C92C3">
        <w:rPr>
          <w:highlight w:val="yellow"/>
          <w:lang w:val="en-US"/>
        </w:rPr>
        <w:t>lucky, they may even spot dolphins swimming in the waters.</w:t>
      </w:r>
      <w:r w:rsidRPr="4D5C92C3" w:rsidR="4D5C92C3">
        <w:rPr>
          <w:lang w:val="en-US"/>
        </w:rPr>
        <w:t xml:space="preserve"> </w:t>
      </w:r>
    </w:p>
    <w:p w:rsidR="001F220C" w:rsidRDefault="00AD52F1" w14:paraId="00000022" w14:textId="77777777">
      <w:pPr>
        <w:spacing w:before="240" w:after="240"/>
        <w:rPr>
          <w:highlight w:val="yellow"/>
        </w:rPr>
      </w:pPr>
      <w:r>
        <w:rPr>
          <w:highlight w:val="yellow"/>
        </w:rPr>
        <w:t>Alternatively, visitors can take an easy trek around Kep National Park, taking a rest stop at VEHA Coffee Mountain View, which sits at the park’s peak and boasts spectacular panoramas of the surroundings.</w:t>
      </w:r>
    </w:p>
    <w:p w:rsidR="001F220C" w:rsidP="4D5C92C3" w:rsidRDefault="00AD52F1" w14:paraId="00000023" w14:textId="77777777">
      <w:pPr>
        <w:spacing w:before="240" w:after="240"/>
        <w:rPr>
          <w:highlight w:val="yellow"/>
          <w:lang w:val="en-US"/>
        </w:rPr>
      </w:pPr>
      <w:r w:rsidRPr="4D5C92C3" w:rsidR="4D5C92C3">
        <w:rPr>
          <w:highlight w:val="yellow"/>
          <w:lang w:val="en-US"/>
        </w:rPr>
        <w:t xml:space="preserve">Kep West is also driving Kep’s </w:t>
      </w:r>
      <w:sdt>
        <w:sdtPr>
          <w:id w:val="2035989270"/>
          <w:tag w:val="goog_rdk_64"/>
          <w:placeholder>
            <w:docPart w:val="DefaultPlaceholder_1081868574"/>
          </w:placeholder>
        </w:sdtPr>
        <w:sdtContent>
          <w:del w:author="Paul Coleman" w:date="2026-06-17T03:57:00Z" w16du:dateUtc="2026-06-17T03:57:00Z" w:id="142204858">
            <w:r w:rsidRPr="4D5C92C3" w:rsidDel="4D5C92C3">
              <w:rPr>
                <w:highlight w:val="yellow"/>
                <w:lang w:val="en-US"/>
              </w:rPr>
              <w:delText>c</w:delText>
            </w:r>
          </w:del>
          <w:sdt>
            <w:sdtPr>
              <w:id w:val="2035172188"/>
              <w:tag w:val="goog_rdk_65"/>
              <w:placeholder>
                <w:docPart w:val="DefaultPlaceholder_1081868574"/>
              </w:placeholder>
            </w:sdtPr>
            <w:sdtContent>
              <w:commentRangeStart w:id="67"/>
            </w:sdtContent>
          </w:sdt>
          <w:del w:author="Paul Coleman" w:date="2026-06-17T03:57:00Z" w16du:dateUtc="2026-06-17T03:57:00Z" w:id="971554886">
            <w:r w:rsidRPr="4D5C92C3" w:rsidDel="4D5C92C3">
              <w:rPr>
                <w:highlight w:val="yellow"/>
                <w:lang w:val="en-US"/>
              </w:rPr>
              <w:delText xml:space="preserve">oastal </w:delText>
            </w:r>
          </w:del>
        </w:sdtContent>
      </w:sdt>
      <w:r w:rsidRPr="4D5C92C3" w:rsidR="4D5C92C3">
        <w:rPr>
          <w:highlight w:val="yellow"/>
          <w:lang w:val="en-US"/>
        </w:rPr>
        <w:t>regeneration</w:t>
      </w:r>
      <w:commentRangeEnd w:id="67"/>
      <w:r>
        <w:rPr>
          <w:rStyle w:val="CommentReference"/>
        </w:rPr>
        <w:commentReference w:id="67"/>
      </w:r>
      <w:r w:rsidRPr="4D5C92C3" w:rsidR="4D5C92C3">
        <w:rPr>
          <w:highlight w:val="yellow"/>
          <w:lang w:val="en-US"/>
        </w:rPr>
        <w:t>. The project has seen swathes of the coastline redeveloped, with upmarket restaurants and bars delivering stunning sea</w:t>
      </w:r>
      <w:sdt>
        <w:sdtPr>
          <w:id w:val="756969705"/>
          <w:tag w:val="goog_rdk_66"/>
          <w:placeholder>
            <w:docPart w:val="DefaultPlaceholder_1081868574"/>
          </w:placeholder>
        </w:sdtPr>
        <w:sdtContent>
          <w:ins w:author="Paul Coleman" w:date="2026-05-27T04:21:00Z" w16du:dateUtc="2026-05-27T04:21:00Z" w:id="1770027064">
            <w:r w:rsidRPr="4D5C92C3" w:rsidR="4D5C92C3">
              <w:rPr>
                <w:highlight w:val="yellow"/>
                <w:lang w:val="en-US"/>
              </w:rPr>
              <w:t xml:space="preserve"> </w:t>
            </w:r>
          </w:ins>
        </w:sdtContent>
      </w:sdt>
      <w:r w:rsidRPr="4D5C92C3" w:rsidR="4D5C92C3">
        <w:rPr>
          <w:highlight w:val="yellow"/>
          <w:lang w:val="en-US"/>
        </w:rPr>
        <w:t>views. It</w:t>
      </w:r>
      <w:sdt>
        <w:sdtPr>
          <w:id w:val="1891859006"/>
          <w:tag w:val="goog_rdk_67"/>
          <w:placeholder>
            <w:docPart w:val="DefaultPlaceholder_1081868574"/>
          </w:placeholder>
        </w:sdtPr>
        <w:sdtContent>
          <w:ins w:author="Travis Lewis" w:date="2026-06-18T00:00:00Z" w16du:dateUtc="2026-06-18T00:00:00Z" w:id="1912997276">
            <w:r w:rsidRPr="4D5C92C3" w:rsidR="4D5C92C3">
              <w:rPr>
                <w:highlight w:val="yellow"/>
                <w:lang w:val="en-US"/>
              </w:rPr>
              <w:t>’</w:t>
            </w:r>
          </w:ins>
        </w:sdtContent>
      </w:sdt>
      <w:sdt>
        <w:sdtPr>
          <w:id w:val="520952190"/>
          <w:tag w:val="goog_rdk_68"/>
          <w:placeholder>
            <w:docPart w:val="DefaultPlaceholder_1081868574"/>
          </w:placeholder>
        </w:sdtPr>
        <w:sdtContent>
          <w:del w:author="Travis Lewis" w:date="2026-06-18T00:00:00Z" w16du:dateUtc="2026-06-18T00:00:00Z" w:id="1927808759">
            <w:r w:rsidRPr="4D5C92C3" w:rsidDel="4D5C92C3">
              <w:rPr>
                <w:highlight w:val="yellow"/>
                <w:lang w:val="en-US"/>
              </w:rPr>
              <w:delText xml:space="preserve"> i</w:delText>
            </w:r>
          </w:del>
        </w:sdtContent>
      </w:sdt>
      <w:r w:rsidRPr="4D5C92C3" w:rsidR="4D5C92C3">
        <w:rPr>
          <w:highlight w:val="yellow"/>
          <w:lang w:val="en-US"/>
        </w:rPr>
        <w:t>s also home to a sailing club, wellness centre and art space. Future plans to develop an underwater museum, additional restaurants and an events space have recently been unveiled.</w:t>
      </w:r>
      <w:r w:rsidRPr="4D5C92C3" w:rsidR="4D5C92C3">
        <w:rPr>
          <w:lang w:val="en-US"/>
        </w:rPr>
        <w:t xml:space="preserve"> </w:t>
      </w:r>
    </w:p>
    <w:p w:rsidR="001F220C" w:rsidRDefault="00AD52F1" w14:paraId="00000024" w14:textId="77777777">
      <w:pPr>
        <w:rPr>
          <w:b/>
          <w:bCs/>
        </w:rPr>
      </w:pPr>
      <w:r>
        <w:rPr>
          <w:b/>
          <w:bCs/>
        </w:rPr>
        <w:t>Mingle with communities</w:t>
      </w:r>
    </w:p>
    <w:p w:rsidR="001F220C" w:rsidRDefault="00AD52F1" w14:paraId="00000025" w14:textId="2185CD0E">
      <w:r w:rsidRPr="6728C372" w:rsidR="6728C372">
        <w:rPr>
          <w:lang w:val="en-US"/>
        </w:rPr>
        <w:t xml:space="preserve">Threaded with waterways, </w:t>
      </w:r>
      <w:r w:rsidRPr="6728C372" w:rsidR="6728C372">
        <w:rPr>
          <w:lang w:val="en-US"/>
        </w:rPr>
        <w:t>Kampot</w:t>
      </w:r>
      <w:r w:rsidRPr="6728C372" w:rsidR="6728C372">
        <w:rPr>
          <w:lang w:val="en-US"/>
        </w:rPr>
        <w:t xml:space="preserve"> and Kep are dotted with fishing communities, with </w:t>
      </w:r>
      <w:r w:rsidRPr="6728C372" w:rsidR="6728C372">
        <w:rPr>
          <w:lang w:val="en-US"/>
        </w:rPr>
        <w:t>colourful</w:t>
      </w:r>
      <w:r w:rsidRPr="6728C372" w:rsidR="6728C372">
        <w:rPr>
          <w:lang w:val="en-US"/>
        </w:rPr>
        <w:t xml:space="preserve"> wooden boats drifting out to sea at dusk and returning by dawn. Set along a mangrove-lined river, </w:t>
      </w:r>
      <w:r w:rsidRPr="6728C372" w:rsidR="6728C372">
        <w:rPr>
          <w:lang w:val="en-US"/>
        </w:rPr>
        <w:t>Trapeang</w:t>
      </w:r>
      <w:r w:rsidRPr="6728C372" w:rsidR="6728C372">
        <w:rPr>
          <w:lang w:val="en-US"/>
        </w:rPr>
        <w:t xml:space="preserve"> Sangke is one such village, where life still revolves around fishing, but is boosted by tourism.</w:t>
      </w:r>
    </w:p>
    <w:p w:rsidR="001F220C" w:rsidRDefault="00AD52F1" w14:paraId="00000026" w14:textId="77777777">
      <w:pPr>
        <w:spacing w:before="240" w:after="240"/>
      </w:pPr>
      <w:r w:rsidRPr="4D5C92C3" w:rsidR="4D5C92C3">
        <w:rPr>
          <w:lang w:val="en-US"/>
        </w:rPr>
        <w:t>Here, visitors can experience life in a fishing community, joining local fishermen – who double as boat operators – to cruise along winding waterways while learning about the delicate marine ecosystem that sustains the village. There</w:t>
      </w:r>
      <w:sdt>
        <w:sdtPr>
          <w:id w:val="305920823"/>
          <w:tag w:val="goog_rdk_69"/>
          <w:placeholder>
            <w:docPart w:val="DefaultPlaceholder_1081868574"/>
          </w:placeholder>
        </w:sdtPr>
        <w:sdtContent>
          <w:ins w:author="Travis Lewis" w:date="2026-06-18T00:00:00Z" w16du:dateUtc="2026-06-18T00:00:00Z" w:id="927402200">
            <w:r w:rsidRPr="4D5C92C3" w:rsidR="4D5C92C3">
              <w:rPr>
                <w:lang w:val="en-US"/>
              </w:rPr>
              <w:t>’</w:t>
            </w:r>
          </w:ins>
        </w:sdtContent>
      </w:sdt>
      <w:sdt>
        <w:sdtPr>
          <w:id w:val="1355299778"/>
          <w:tag w:val="goog_rdk_70"/>
          <w:placeholder>
            <w:docPart w:val="DefaultPlaceholder_1081868574"/>
          </w:placeholder>
        </w:sdtPr>
        <w:sdtContent>
          <w:del w:author="Travis Lewis" w:date="2026-06-18T00:00:00Z" w16du:dateUtc="2026-06-18T00:00:00Z" w:id="18285079">
            <w:r w:rsidRPr="4D5C92C3" w:rsidDel="4D5C92C3">
              <w:rPr>
                <w:lang w:val="en-US"/>
              </w:rPr>
              <w:delText xml:space="preserve"> i</w:delText>
            </w:r>
          </w:del>
        </w:sdtContent>
      </w:sdt>
      <w:r w:rsidRPr="4D5C92C3" w:rsidR="4D5C92C3">
        <w:rPr>
          <w:lang w:val="en-US"/>
        </w:rPr>
        <w:t>s also the chance to fish for supper, picking up techniques from seasoned hands.</w:t>
      </w:r>
    </w:p>
    <w:p w:rsidR="001F220C" w:rsidRDefault="00AD52F1" w14:paraId="00000027" w14:textId="77777777">
      <w:pPr>
        <w:spacing w:before="240" w:after="240"/>
      </w:pPr>
      <w:r w:rsidRPr="4D5C92C3" w:rsidR="4D5C92C3">
        <w:rPr>
          <w:lang w:val="en-US"/>
        </w:rPr>
        <w:t>Elsewhere, visitors can wade knee-deep into the shallows to plant mangroves, a vital part of the project. As mangrove forests decline, so too do fish stocks, threatening the community’s livelihood, as these coastal trees provide crucial nursery habitats. To date, more than 50,000 mangrove trees have been planted on 26 hectares of land, with an additional 57 hectares of mangrove trees preserved.</w:t>
      </w:r>
    </w:p>
    <w:p w:rsidR="001F220C" w:rsidRDefault="00AD52F1" w14:paraId="00000028" w14:textId="77777777">
      <w:pPr>
        <w:spacing w:before="240" w:after="240"/>
      </w:pPr>
      <w:r w:rsidRPr="4D5C92C3" w:rsidR="4D5C92C3">
        <w:rPr>
          <w:lang w:val="en-US"/>
        </w:rPr>
        <w:t>Trapeang Sangke is also home to about 20 rustic, stilted wooden houses perched above the water, where guests can stay overnight and enjoy home-cooked meals prepared by the village’s women-led cooking groups. It also offers a window into Cambodia’s Cham culture, with the small riverine village predominantly inhabited by the Cham, a Muslim ethnic minority.</w:t>
      </w:r>
    </w:p>
    <w:p w:rsidR="001F220C" w:rsidRDefault="00AD52F1" w14:paraId="00000029" w14:textId="77777777">
      <w:pPr>
        <w:spacing w:before="240" w:after="240"/>
      </w:pPr>
      <w:r w:rsidRPr="4D5C92C3" w:rsidR="4D5C92C3">
        <w:rPr>
          <w:lang w:val="en-US"/>
        </w:rPr>
        <w:t>At Trapeang Sangke, visitors can experience more than a glimpse into rural life, they can be a part of a community that</w:t>
      </w:r>
      <w:sdt>
        <w:sdtPr>
          <w:id w:val="1032632911"/>
          <w:tag w:val="goog_rdk_71"/>
          <w:placeholder>
            <w:docPart w:val="DefaultPlaceholder_1081868574"/>
          </w:placeholder>
        </w:sdtPr>
        <w:sdtContent>
          <w:ins w:author="Travis Lewis" w:date="2026-06-18T00:01:00Z" w16du:dateUtc="2026-06-18T00:01:00Z" w:id="1570214680">
            <w:r w:rsidRPr="4D5C92C3" w:rsidR="4D5C92C3">
              <w:rPr>
                <w:lang w:val="en-US"/>
              </w:rPr>
              <w:t>’</w:t>
            </w:r>
          </w:ins>
        </w:sdtContent>
      </w:sdt>
      <w:sdt>
        <w:sdtPr>
          <w:id w:val="-167976063"/>
          <w:tag w:val="goog_rdk_72"/>
          <w:placeholder>
            <w:docPart w:val="DefaultPlaceholder_1081868574"/>
          </w:placeholder>
        </w:sdtPr>
        <w:sdtContent>
          <w:del w:author="Travis Lewis" w:date="2026-06-18T00:01:00Z" w16du:dateUtc="2026-06-18T00:01:00Z" w:id="80701740">
            <w:r w:rsidRPr="4D5C92C3" w:rsidDel="4D5C92C3">
              <w:rPr>
                <w:lang w:val="en-US"/>
              </w:rPr>
              <w:delText xml:space="preserve"> i</w:delText>
            </w:r>
          </w:del>
        </w:sdtContent>
      </w:sdt>
      <w:r w:rsidRPr="4D5C92C3" w:rsidR="4D5C92C3">
        <w:rPr>
          <w:lang w:val="en-US"/>
        </w:rPr>
        <w:t>s reshaping its future, where working with the environment and marine resources has become key to survival.</w:t>
      </w:r>
    </w:p>
    <w:p w:rsidR="001F220C" w:rsidRDefault="00AD52F1" w14:paraId="0000002A" w14:textId="07DE1A7F">
      <w:pPr>
        <w:spacing w:before="240" w:after="240"/>
      </w:pPr>
      <w:r w:rsidRPr="6728C372" w:rsidR="6728C372">
        <w:rPr>
          <w:lang w:val="en-US"/>
        </w:rPr>
        <w:t xml:space="preserve">From pepper farms to crab markets and riverine fishing villages, as agrotourism and community-led initiatives continue to grow, </w:t>
      </w:r>
      <w:r w:rsidRPr="6728C372" w:rsidR="6728C372">
        <w:rPr>
          <w:lang w:val="en-US"/>
        </w:rPr>
        <w:t>Kampot</w:t>
      </w:r>
      <w:r w:rsidRPr="6728C372" w:rsidR="6728C372">
        <w:rPr>
          <w:lang w:val="en-US"/>
        </w:rPr>
        <w:t xml:space="preserve"> and Kep offer visitors the chance to experience rural life and witness firsthand how communities – both on and offshore - are working to preserve their heritage for future generations.</w:t>
      </w:r>
    </w:p>
    <w:p w:rsidR="001F220C" w:rsidRDefault="001F220C" w14:paraId="0000002B" w14:textId="77777777"/>
    <w:sectPr w:rsidR="001F220C">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Paul Coleman" w:date="2026-06-17T13:58:00Z" w:id="67">
    <w:p w:rsidR="001F220C" w:rsidRDefault="00324B8A" w14:paraId="0000002C" w14:textId="77777777">
      <w:pPr>
        <w:widowControl w:val="0"/>
        <w:pBdr>
          <w:top w:val="nil"/>
          <w:left w:val="nil"/>
          <w:bottom w:val="nil"/>
          <w:right w:val="nil"/>
          <w:between w:val="nil"/>
        </w:pBdr>
        <w:spacing w:line="240" w:lineRule="auto"/>
        <w:rPr>
          <w:color w:val="000000"/>
        </w:rPr>
      </w:pPr>
      <w:r>
        <w:rPr>
          <w:rStyle w:val="CommentReference"/>
        </w:rPr>
        <w:annotationRef/>
      </w:r>
      <w:r w:rsidR="00AD52F1">
        <w:rPr>
          <w:color w:val="000000"/>
        </w:rPr>
        <w:t>Removing 'coastal' here because it implies a regeneration of the nature, whereas - as it goes on to set out - this is a commercial / human regeneration.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2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2C" w16cid:durableId="000000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Regular w:fontKey="{93062A9D-9A77-4CA1-AD0E-1F7F4F692BD6}"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133E944A-F16B-4E71-9736-510FBF2F4714}"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6D26A6B-4215-460B-99AF-0FE6328B8D9E}" r:id="rI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20C"/>
    <w:rsid w:val="000F1DBE"/>
    <w:rsid w:val="001F220C"/>
    <w:rsid w:val="00324B8A"/>
    <w:rsid w:val="00AD52F1"/>
    <w:rsid w:val="4D5C92C3"/>
    <w:rsid w:val="5880DED4"/>
    <w:rsid w:val="5A9FB418"/>
    <w:rsid w:val="6728C372"/>
    <w:rsid w:val="7C44CDC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10B0F723-C1CB-4A81-A12E-F24C4EFB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7Ha2vucnn4cPXQYEQvJ5hqYAIg==">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marissa carruthers</lastModifiedBy>
  <revision>6</revision>
  <dcterms:created xsi:type="dcterms:W3CDTF">2026-06-19T06:00:00.0000000Z</dcterms:created>
  <dcterms:modified xsi:type="dcterms:W3CDTF">2026-06-29T05:02:01.0142166Z</dcterms:modified>
</coreProperties>
</file>