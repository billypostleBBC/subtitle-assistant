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9032E" w:rsidRDefault="1878CCE5" w:rsidP="1878CCE5">
      <w:pPr>
        <w:rPr>
          <w:i/>
          <w:iCs/>
          <w:lang w:val="en-US"/>
        </w:rPr>
      </w:pPr>
      <w:r w:rsidRPr="1878CCE5">
        <w:rPr>
          <w:b/>
          <w:bCs/>
          <w:sz w:val="24"/>
          <w:szCs w:val="24"/>
          <w:lang w:val="en-US"/>
        </w:rPr>
        <w:t xml:space="preserve">Discover the </w:t>
      </w:r>
      <w:proofErr w:type="gramStart"/>
      <w:r w:rsidRPr="1878CCE5">
        <w:rPr>
          <w:b/>
          <w:bCs/>
          <w:sz w:val="24"/>
          <w:szCs w:val="24"/>
          <w:lang w:val="en-US"/>
        </w:rPr>
        <w:t>lesser known</w:t>
      </w:r>
      <w:proofErr w:type="gramEnd"/>
      <w:r w:rsidRPr="1878CCE5">
        <w:rPr>
          <w:b/>
          <w:bCs/>
          <w:sz w:val="24"/>
          <w:szCs w:val="24"/>
          <w:lang w:val="en-US"/>
        </w:rPr>
        <w:t xml:space="preserve"> living heritage trail of Angkor</w:t>
      </w:r>
      <w:r w:rsidRPr="1878CCE5">
        <w:rPr>
          <w:lang w:val="en-US"/>
        </w:rPr>
        <w:t xml:space="preserve"> </w:t>
      </w:r>
    </w:p>
    <w:p w14:paraId="00000002" w14:textId="77777777" w:rsidR="0029032E" w:rsidRDefault="1878CCE5" w:rsidP="1878CCE5">
      <w:pPr>
        <w:rPr>
          <w:i/>
          <w:iCs/>
          <w:lang w:val="en-US"/>
        </w:rPr>
      </w:pPr>
      <w:r w:rsidRPr="1878CCE5">
        <w:rPr>
          <w:i/>
          <w:iCs/>
          <w:lang w:val="en-US"/>
        </w:rPr>
        <w:t>Beyond its iconic temples, a story unravels at Angkor Archaeological Park of village life, wildlife, cosmology and tranquil corners that are best discovered by slowing down and straying away from the main trail.</w:t>
      </w:r>
    </w:p>
    <w:p w14:paraId="00000003" w14:textId="77777777" w:rsidR="0029032E" w:rsidRDefault="0029032E"/>
    <w:p w14:paraId="00000004" w14:textId="77777777" w:rsidR="0029032E" w:rsidRDefault="00003809">
      <w:r>
        <w:t>“Visiting Angkor isn’t only about religion and temples, there’s nature and cosmology too,” independent tour guide Sieb Chong, also known as David, says, pointing to a family of three gibbons swinging through the treetops beside Angkor Thom’s Gate of Death.</w:t>
      </w:r>
    </w:p>
    <w:p w14:paraId="00000005" w14:textId="77777777" w:rsidR="0029032E" w:rsidRDefault="0029032E"/>
    <w:p w14:paraId="00000006" w14:textId="77777777" w:rsidR="0029032E" w:rsidRDefault="00003809">
      <w:r>
        <w:t>Apart from a single Cambodian family taking photos during a visit in March, Angkor Thom’s East Gate is devoid of the thronging crowds found at the 12th Century walled city’s South Gate - the bustling main entrance and a popular stop on the well-worn temple circuit linking Angkor Wat, Angkor Thom, Bayon and Ta Prohm.</w:t>
      </w:r>
    </w:p>
    <w:p w14:paraId="00000007" w14:textId="77777777" w:rsidR="0029032E" w:rsidRDefault="0029032E"/>
    <w:p w14:paraId="00000008" w14:textId="77777777" w:rsidR="0029032E" w:rsidRDefault="00003809">
      <w:r>
        <w:t>While Cambodia is synonymous with 12th Century Angkor Wat – once at the heart of what is widely considered the world’s largest pre-industrial city and capital of the vast Angkor Empire that dominated the region from the 9th to 15th Centuries – Angkor Archaeological Park spans more than 400 sq km and is home to over 1,000 temples and ancient ruins scattered through dense jungle.</w:t>
      </w:r>
    </w:p>
    <w:p w14:paraId="00000009" w14:textId="77777777" w:rsidR="0029032E" w:rsidRDefault="0029032E"/>
    <w:p w14:paraId="0000000A" w14:textId="77777777" w:rsidR="0029032E" w:rsidRDefault="00003809">
      <w:r>
        <w:t>Each site tells its own story, far from the crowds that flock to Angkor Wat, making it well worth veering off the well-trodden trail to discover Angkor’s lesser-known corners and their fascinating history.</w:t>
      </w:r>
    </w:p>
    <w:p w14:paraId="0000000B" w14:textId="77777777" w:rsidR="0029032E" w:rsidRDefault="0029032E"/>
    <w:p w14:paraId="0000000C" w14:textId="77777777" w:rsidR="0029032E" w:rsidRDefault="00003809">
      <w:pPr>
        <w:rPr>
          <w:b/>
          <w:bCs/>
        </w:rPr>
      </w:pPr>
      <w:r>
        <w:rPr>
          <w:b/>
          <w:bCs/>
        </w:rPr>
        <w:t>An atmospheric way to discover Angkor</w:t>
      </w:r>
    </w:p>
    <w:p w14:paraId="0000000D" w14:textId="77777777" w:rsidR="0029032E" w:rsidRDefault="00003809">
      <w:r>
        <w:t>The introduction of the Angkor Cycle Trail in 2021 has reshaped how visitors can navigate the park, offering a slower way to explore its temples. The 23km route winds through dense forest, rice paddies and wetlands, cutting past stilted homes and grazing cattle, giving a glimpse into everyday rural life.</w:t>
      </w:r>
    </w:p>
    <w:p w14:paraId="0000000E" w14:textId="77777777" w:rsidR="0029032E" w:rsidRDefault="0029032E"/>
    <w:p w14:paraId="0000000F" w14:textId="77777777" w:rsidR="0029032E" w:rsidRDefault="1878CCE5">
      <w:r w:rsidRPr="1878CCE5">
        <w:rPr>
          <w:lang w:val="en-US"/>
        </w:rPr>
        <w:t xml:space="preserve">It also </w:t>
      </w:r>
      <w:proofErr w:type="gramStart"/>
      <w:r w:rsidRPr="1878CCE5">
        <w:rPr>
          <w:lang w:val="en-US"/>
        </w:rPr>
        <w:t>opens up</w:t>
      </w:r>
      <w:proofErr w:type="gramEnd"/>
      <w:r w:rsidRPr="1878CCE5">
        <w:rPr>
          <w:lang w:val="en-US"/>
        </w:rPr>
        <w:t xml:space="preserve"> access to lesser-visited pockets of the park. While the trail links the headline acts of Angkor Wat, Bayon, Angkor Thom and Ta Prohm, it branches off towards quieter sites, such as Ta Keo, Neak Pean and Preah Khan.</w:t>
      </w:r>
    </w:p>
    <w:p w14:paraId="00000010" w14:textId="77777777" w:rsidR="0029032E" w:rsidRDefault="0029032E"/>
    <w:p w14:paraId="00000011" w14:textId="77777777" w:rsidR="0029032E" w:rsidRDefault="00003809">
      <w:r>
        <w:t>“Exploring the temples by bike is fun and unique,” said David, a licensed guide since 2008, who has spent years mapping hidden jungle routes, from cycling along Angkor Thom’s walls past crumbling watchtowers to following centuries-old forest tracks used by local communities for generations.</w:t>
      </w:r>
    </w:p>
    <w:p w14:paraId="00000012" w14:textId="77777777" w:rsidR="0029032E" w:rsidRDefault="0029032E"/>
    <w:p w14:paraId="00000013" w14:textId="77777777" w:rsidR="0029032E" w:rsidRDefault="1878CCE5">
      <w:r w:rsidRPr="1878CCE5">
        <w:rPr>
          <w:lang w:val="en-US"/>
        </w:rPr>
        <w:t xml:space="preserve">Veering off the well-trodden track also offers nature lovers the chance to encounter some of Angkor’s lesser-known inhabitants. Since 2013, rewilding efforts have seen about 40 animals, including gibbons, langurs, otters, civets and leopard cats, released into the park. </w:t>
      </w:r>
    </w:p>
    <w:p w14:paraId="00000014" w14:textId="77777777" w:rsidR="0029032E" w:rsidRDefault="1878CCE5">
      <w:r w:rsidRPr="1878CCE5">
        <w:rPr>
          <w:lang w:val="en-US"/>
        </w:rPr>
        <w:t>They join the ever-present long-tailed macaques, monitor lizards and more than 300 bird species that call the park home, adding new life to the temple experience.</w:t>
      </w:r>
    </w:p>
    <w:p w14:paraId="00000015" w14:textId="77777777" w:rsidR="0029032E" w:rsidRDefault="0029032E"/>
    <w:p w14:paraId="00000016" w14:textId="77777777" w:rsidR="0029032E" w:rsidRDefault="00003809">
      <w:pPr>
        <w:rPr>
          <w:b/>
          <w:bCs/>
        </w:rPr>
      </w:pPr>
      <w:r>
        <w:rPr>
          <w:b/>
          <w:bCs/>
        </w:rPr>
        <w:t>A living introduction to Khmer cuisine and craft</w:t>
      </w:r>
    </w:p>
    <w:p w14:paraId="00000017" w14:textId="77777777" w:rsidR="0029032E" w:rsidRDefault="1878CCE5">
      <w:r w:rsidRPr="1878CCE5">
        <w:rPr>
          <w:lang w:val="en-US"/>
        </w:rPr>
        <w:t xml:space="preserve">A great way to begin exploring Angkor is in Preah Dak village, to the east of the park, where a day of temple hopping starts with a glimpse into rural Cambodian life. Known for its </w:t>
      </w:r>
      <w:r w:rsidRPr="1878CCE5">
        <w:rPr>
          <w:i/>
          <w:iCs/>
          <w:lang w:val="en-US"/>
        </w:rPr>
        <w:t xml:space="preserve">num banh </w:t>
      </w:r>
      <w:proofErr w:type="spellStart"/>
      <w:r w:rsidRPr="1878CCE5">
        <w:rPr>
          <w:i/>
          <w:iCs/>
          <w:lang w:val="en-US"/>
        </w:rPr>
        <w:t>chok</w:t>
      </w:r>
      <w:proofErr w:type="spellEnd"/>
      <w:r w:rsidRPr="1878CCE5">
        <w:rPr>
          <w:lang w:val="en-US"/>
        </w:rPr>
        <w:t xml:space="preserve"> - the country’s beloved breakfast staple - the village offers a sensory introduction to Khmer cuisine.</w:t>
      </w:r>
    </w:p>
    <w:p w14:paraId="00000018" w14:textId="77777777" w:rsidR="0029032E" w:rsidRDefault="0029032E"/>
    <w:p w14:paraId="00000019" w14:textId="77777777" w:rsidR="0029032E" w:rsidRDefault="1878CCE5">
      <w:r w:rsidRPr="1878CCE5">
        <w:rPr>
          <w:lang w:val="en-US"/>
        </w:rPr>
        <w:t>Here, visitors can watch artisans hunched over weathered stone mills and hand-operated presses, crafting the soft, delicate noodles that form the dish’s base. It is served with a fragrant fish curry, fresh vegetables and a tangle of herbs.</w:t>
      </w:r>
    </w:p>
    <w:p w14:paraId="0000001A" w14:textId="77777777" w:rsidR="0029032E" w:rsidRDefault="1878CCE5">
      <w:pPr>
        <w:spacing w:before="240" w:after="240"/>
      </w:pPr>
      <w:r w:rsidRPr="1878CCE5">
        <w:rPr>
          <w:lang w:val="en-US"/>
        </w:rPr>
        <w:t xml:space="preserve">Preah Dak is also known for its traditional sweets, including </w:t>
      </w:r>
      <w:r w:rsidRPr="1878CCE5">
        <w:rPr>
          <w:i/>
          <w:iCs/>
          <w:lang w:val="en-US"/>
        </w:rPr>
        <w:t xml:space="preserve">nom </w:t>
      </w:r>
      <w:proofErr w:type="spellStart"/>
      <w:r w:rsidRPr="1878CCE5">
        <w:rPr>
          <w:i/>
          <w:iCs/>
          <w:lang w:val="en-US"/>
        </w:rPr>
        <w:t>thnoat</w:t>
      </w:r>
      <w:proofErr w:type="spellEnd"/>
      <w:r w:rsidRPr="1878CCE5">
        <w:rPr>
          <w:lang w:val="en-US"/>
        </w:rPr>
        <w:t xml:space="preserve">, a steamed dessert made from fermented palm fruit juice, rice flour and sugar, topped with coconut shavings and fresh palm fruit harvested from Cambodia’s national tree. </w:t>
      </w:r>
    </w:p>
    <w:p w14:paraId="0000001B" w14:textId="77777777" w:rsidR="0029032E" w:rsidRDefault="00003809">
      <w:pPr>
        <w:spacing w:before="240" w:after="240"/>
      </w:pPr>
      <w:r>
        <w:t>Beyond the food, the village is a hub of craftsmanship, where techniques passed down through generations are still in use. Women weave palm leaves into baskets and household items, while bamboo is shaped into everything from hammocks to bowls.</w:t>
      </w:r>
    </w:p>
    <w:p w14:paraId="0000001C" w14:textId="77777777" w:rsidR="0029032E" w:rsidRDefault="00003809">
      <w:pPr>
        <w:spacing w:before="240" w:after="240"/>
      </w:pPr>
      <w:r>
        <w:t>“It’s been really nice to meet the people who live here and see how they live,” said Christopher Tailor, a 32-year-old visiting Cambodia from the US with a friend. They stopped to explore the village on their way to Banteay Srei temple, about 35km from Siem Reap city. “The craftsmanship is incredible, and the snacks were really tasty.”</w:t>
      </w:r>
    </w:p>
    <w:p w14:paraId="0000001D" w14:textId="77777777" w:rsidR="0029032E" w:rsidRDefault="00003809">
      <w:pPr>
        <w:rPr>
          <w:b/>
          <w:bCs/>
        </w:rPr>
      </w:pPr>
      <w:r>
        <w:rPr>
          <w:b/>
          <w:bCs/>
        </w:rPr>
        <w:t>A temple of water and healing</w:t>
      </w:r>
    </w:p>
    <w:p w14:paraId="0000001E" w14:textId="77777777" w:rsidR="0029032E" w:rsidRDefault="1878CCE5">
      <w:r w:rsidRPr="1878CCE5">
        <w:rPr>
          <w:lang w:val="en-US"/>
        </w:rPr>
        <w:t>Further along the temple trail, Neak Pean offers a more contemplative stop. Built in the 12th Century under King Jayavarman VII, the temple – whose name means “entwined snakes” – sits on an island surrounded by pools in a serene, almost meditative setting that takes in water, gardens and striking sandstone structures.</w:t>
      </w:r>
    </w:p>
    <w:p w14:paraId="0000001F" w14:textId="77777777" w:rsidR="0029032E" w:rsidRDefault="1878CCE5">
      <w:pPr>
        <w:spacing w:before="240" w:after="240"/>
      </w:pPr>
      <w:r w:rsidRPr="1878CCE5">
        <w:rPr>
          <w:lang w:val="en-US"/>
        </w:rPr>
        <w:t xml:space="preserve">Often referred to as the “hospital temple”, Neak Pean was designed as a place of healing. Its layout reflects ancient cosmology, with the central pool </w:t>
      </w:r>
      <w:proofErr w:type="spellStart"/>
      <w:r w:rsidRPr="1878CCE5">
        <w:rPr>
          <w:lang w:val="en-US"/>
        </w:rPr>
        <w:t>symbolising</w:t>
      </w:r>
      <w:proofErr w:type="spellEnd"/>
      <w:r w:rsidRPr="1878CCE5">
        <w:rPr>
          <w:lang w:val="en-US"/>
        </w:rPr>
        <w:t xml:space="preserve"> the mythical Lake Anavatapta in the Himalayas, believed in Buddhist tradition to possess curative powers. Four smaller surrounding pools represent the natural elements of water, fire, earth and air.</w:t>
      </w:r>
    </w:p>
    <w:p w14:paraId="00000020" w14:textId="77777777" w:rsidR="0029032E" w:rsidRDefault="1878CCE5">
      <w:r w:rsidRPr="1878CCE5">
        <w:rPr>
          <w:lang w:val="en-US"/>
        </w:rPr>
        <w:t xml:space="preserve">While pilgrims once followed ritual bathing practices aligned with illness and astrology, many Cambodians today still visit Neak Pean in search of a spiritual experience like their ancestors. For </w:t>
      </w:r>
      <w:proofErr w:type="spellStart"/>
      <w:r w:rsidRPr="1878CCE5">
        <w:rPr>
          <w:lang w:val="en-US"/>
        </w:rPr>
        <w:t>travellers</w:t>
      </w:r>
      <w:proofErr w:type="spellEnd"/>
      <w:r w:rsidRPr="1878CCE5">
        <w:rPr>
          <w:lang w:val="en-US"/>
        </w:rPr>
        <w:t>, it also offers a rare chance to experience Angkor at sunset, far from the crowds.</w:t>
      </w:r>
    </w:p>
    <w:p w14:paraId="00000021" w14:textId="77777777" w:rsidR="0029032E" w:rsidRDefault="0029032E"/>
    <w:p w14:paraId="00000022" w14:textId="77777777" w:rsidR="0029032E" w:rsidRDefault="00003809">
      <w:r>
        <w:rPr>
          <w:b/>
          <w:bCs/>
        </w:rPr>
        <w:t>The intellectual heart of the Angkor Empire</w:t>
      </w:r>
    </w:p>
    <w:p w14:paraId="00000023" w14:textId="77777777" w:rsidR="0029032E" w:rsidRDefault="1878CCE5">
      <w:r w:rsidRPr="1878CCE5">
        <w:rPr>
          <w:lang w:val="en-US"/>
        </w:rPr>
        <w:t xml:space="preserve">Another lesser-visited site steeped in history is Preah Khan, a vast 12th Century complex built by Jayavarman VII in </w:t>
      </w:r>
      <w:proofErr w:type="spellStart"/>
      <w:r w:rsidRPr="1878CCE5">
        <w:rPr>
          <w:lang w:val="en-US"/>
        </w:rPr>
        <w:t>honour</w:t>
      </w:r>
      <w:proofErr w:type="spellEnd"/>
      <w:r w:rsidRPr="1878CCE5">
        <w:rPr>
          <w:lang w:val="en-US"/>
        </w:rPr>
        <w:t xml:space="preserve"> of his father. Translated as “sacred sword”, it once functioned as a thriving city of nearly 100,000 people, home to monks, scholars, priests and artisans.</w:t>
      </w:r>
    </w:p>
    <w:p w14:paraId="00000024" w14:textId="77777777" w:rsidR="0029032E" w:rsidRDefault="0029032E"/>
    <w:p w14:paraId="00000025" w14:textId="77777777" w:rsidR="0029032E" w:rsidRDefault="1878CCE5">
      <w:r w:rsidRPr="1878CCE5">
        <w:rPr>
          <w:lang w:val="en-US"/>
        </w:rPr>
        <w:lastRenderedPageBreak/>
        <w:t>Standing as an indication of the intellect that powered the Angkor Empire, Preah Khan was a leading educational institute, supporting 18 intellectuals with doctoral degrees, as well as 740 university lecturers with a focus on enhancing religious and cultural education.</w:t>
      </w:r>
    </w:p>
    <w:p w14:paraId="00000026" w14:textId="77777777" w:rsidR="0029032E" w:rsidRDefault="0029032E"/>
    <w:p w14:paraId="00000027" w14:textId="77777777" w:rsidR="0029032E" w:rsidRDefault="1878CCE5">
      <w:r w:rsidRPr="1878CCE5">
        <w:rPr>
          <w:lang w:val="en-US"/>
        </w:rPr>
        <w:t xml:space="preserve">Research has also revealed that the site was a hub for Buddhist knowledge, employing thousands of people to support its resident scholars, as well as keep the bustling city functioning. The complex was also home to a </w:t>
      </w:r>
      <w:proofErr w:type="spellStart"/>
      <w:r w:rsidRPr="1878CCE5">
        <w:rPr>
          <w:lang w:val="en-US"/>
        </w:rPr>
        <w:t>specialised</w:t>
      </w:r>
      <w:proofErr w:type="spellEnd"/>
      <w:r w:rsidRPr="1878CCE5">
        <w:rPr>
          <w:lang w:val="en-US"/>
        </w:rPr>
        <w:t xml:space="preserve"> library, further </w:t>
      </w:r>
      <w:proofErr w:type="spellStart"/>
      <w:r w:rsidRPr="1878CCE5">
        <w:rPr>
          <w:lang w:val="en-US"/>
        </w:rPr>
        <w:t>emphasising</w:t>
      </w:r>
      <w:proofErr w:type="spellEnd"/>
      <w:r w:rsidRPr="1878CCE5">
        <w:rPr>
          <w:lang w:val="en-US"/>
        </w:rPr>
        <w:t xml:space="preserve"> its role as an educational hub of its time. </w:t>
      </w:r>
    </w:p>
    <w:p w14:paraId="00000028" w14:textId="77777777" w:rsidR="0029032E" w:rsidRDefault="00003809">
      <w:pPr>
        <w:spacing w:before="240" w:after="240"/>
      </w:pPr>
      <w:r>
        <w:t>Though long abandoned, the site continues to educate. Since 1991, conservation efforts led by the World Monuments Fund have turned Preah Khan into a living classroom, drawing architects and archaeologists from around the world, making it a place where the legacy of Angkor continues to shape modern understanding.</w:t>
      </w:r>
    </w:p>
    <w:p w14:paraId="00000029" w14:textId="77777777" w:rsidR="0029032E" w:rsidRDefault="00003809">
      <w:pPr>
        <w:spacing w:before="240" w:after="240"/>
      </w:pPr>
      <w:r>
        <w:rPr>
          <w:b/>
          <w:bCs/>
        </w:rPr>
        <w:t>Siem Reap beyond the temples</w:t>
      </w:r>
    </w:p>
    <w:p w14:paraId="0000002A" w14:textId="5012FD50" w:rsidR="0029032E" w:rsidRDefault="6E314E69">
      <w:pPr>
        <w:spacing w:before="240" w:after="240"/>
      </w:pPr>
      <w:r w:rsidRPr="6E314E69">
        <w:rPr>
          <w:lang w:val="en-US"/>
        </w:rPr>
        <w:t>After a day exploring the temples, Siem Reap offers plenty of ways to unwind. Knead away any stresses and strains at one of the city’s many spas, where a traditional Khmer massage - a slow, deep ritual of rhythmic pressure, stretching and herbal balms - melts tensions away</w:t>
      </w:r>
      <w:ins w:id="0" w:author="Paul Coleman" w:date="2026-05-18T00:12:00Z" w16du:dateUtc="2026-05-18T00:12:26Z">
        <w:r w:rsidRPr="6E314E69">
          <w:rPr>
            <w:lang w:val="en-US"/>
          </w:rPr>
          <w:t>.</w:t>
        </w:r>
      </w:ins>
      <w:r w:rsidRPr="6E314E69">
        <w:rPr>
          <w:lang w:val="en-US"/>
        </w:rPr>
        <w:t xml:space="preserve">  </w:t>
      </w:r>
    </w:p>
    <w:p w14:paraId="0000002B" w14:textId="1DE42363" w:rsidR="0029032E" w:rsidRDefault="11C12146">
      <w:pPr>
        <w:spacing w:before="240" w:after="240"/>
      </w:pPr>
      <w:r w:rsidRPr="11C12146">
        <w:rPr>
          <w:lang w:val="en-US"/>
        </w:rPr>
        <w:t xml:space="preserve">As dusk falls, the city reveals another side. The neon-lit stretch of Pub Street sits at the heart of Siem Reap’s nightlife, where a </w:t>
      </w:r>
      <w:proofErr w:type="spellStart"/>
      <w:r w:rsidRPr="11C12146">
        <w:rPr>
          <w:lang w:val="en-US"/>
        </w:rPr>
        <w:t>pedestrianised</w:t>
      </w:r>
      <w:proofErr w:type="spellEnd"/>
      <w:r w:rsidRPr="11C12146">
        <w:rPr>
          <w:lang w:val="en-US"/>
        </w:rPr>
        <w:t xml:space="preserve"> maze of bars, pubs and restaurants is alive with energy well into the early hours. Between food and drinks, visitors can browse artisan stalls and boutiques selling locally</w:t>
      </w:r>
      <w:ins w:id="1" w:author="Emily Ho" w:date="2026-05-18T09:53:00Z" w16du:dateUtc="2026-05-18T01:53:00Z">
        <w:r w:rsidR="004317EF">
          <w:rPr>
            <w:lang w:val="en-US"/>
          </w:rPr>
          <w:t xml:space="preserve"> </w:t>
        </w:r>
      </w:ins>
      <w:del w:id="2" w:author="Paul Coleman" w:date="2026-05-18T00:12:00Z" w16du:dateUtc="2026-05-18T00:12:47Z">
        <w:r w:rsidR="00003809" w:rsidRPr="11C12146" w:rsidDel="11C12146">
          <w:rPr>
            <w:lang w:val="en-US"/>
          </w:rPr>
          <w:delText>-</w:delText>
        </w:r>
      </w:del>
      <w:r w:rsidRPr="11C12146">
        <w:rPr>
          <w:lang w:val="en-US"/>
        </w:rPr>
        <w:t xml:space="preserve">made trinkets. </w:t>
      </w:r>
    </w:p>
    <w:p w14:paraId="0000002C" w14:textId="77777777" w:rsidR="0029032E" w:rsidRDefault="1878CCE5">
      <w:pPr>
        <w:spacing w:before="240" w:after="240"/>
      </w:pPr>
      <w:r w:rsidRPr="1878CCE5">
        <w:rPr>
          <w:lang w:val="en-US"/>
        </w:rPr>
        <w:t xml:space="preserve">Night markets also add to the after-dark appeal. Angkor Night Market - founded in 2007 to support local artisans - has grown into a lively cultural hub. From about 4pm, its network of more than 200 bamboo huts fills with visitors browsing handicrafts, art, souvenirs and clothing, while a food court serves up Cambodian staples. On weekends, live music from local bands often drifts through the market. </w:t>
      </w:r>
    </w:p>
    <w:p w14:paraId="0000002D" w14:textId="77777777" w:rsidR="0029032E" w:rsidRDefault="1878CCE5" w:rsidP="1878CCE5">
      <w:pPr>
        <w:spacing w:before="240" w:after="240"/>
        <w:rPr>
          <w:highlight w:val="yellow"/>
          <w:lang w:val="en-US"/>
        </w:rPr>
      </w:pPr>
      <w:r w:rsidRPr="1878CCE5">
        <w:rPr>
          <w:highlight w:val="yellow"/>
          <w:lang w:val="en-US"/>
        </w:rPr>
        <w:t xml:space="preserve">Siem Reap is also packed with places to refuel and sample exquisite Cambodian cuisine, with Malis and Cuisine Wat </w:t>
      </w:r>
      <w:proofErr w:type="spellStart"/>
      <w:r w:rsidRPr="1878CCE5">
        <w:rPr>
          <w:highlight w:val="yellow"/>
          <w:lang w:val="en-US"/>
        </w:rPr>
        <w:t>Damnak</w:t>
      </w:r>
      <w:proofErr w:type="spellEnd"/>
      <w:r w:rsidRPr="1878CCE5">
        <w:rPr>
          <w:highlight w:val="yellow"/>
          <w:lang w:val="en-US"/>
        </w:rPr>
        <w:t xml:space="preserve"> serving authentic dishes given a contemporary twist. Those seeking a cultural dining experience can enjoy dinner accompanied by traditional Khmer performances at Kanell Dinner Show, Apsara Theatre or Phum </w:t>
      </w:r>
      <w:proofErr w:type="spellStart"/>
      <w:r w:rsidRPr="1878CCE5">
        <w:rPr>
          <w:highlight w:val="yellow"/>
          <w:lang w:val="en-US"/>
        </w:rPr>
        <w:t>Boraan</w:t>
      </w:r>
      <w:proofErr w:type="spellEnd"/>
      <w:r w:rsidRPr="1878CCE5">
        <w:rPr>
          <w:highlight w:val="yellow"/>
          <w:lang w:val="en-US"/>
        </w:rPr>
        <w:t xml:space="preserve">. </w:t>
      </w:r>
    </w:p>
    <w:p w14:paraId="0000002E" w14:textId="77777777" w:rsidR="0029032E" w:rsidRDefault="1878CCE5" w:rsidP="1878CCE5">
      <w:pPr>
        <w:spacing w:before="240" w:after="240"/>
        <w:rPr>
          <w:highlight w:val="yellow"/>
          <w:lang w:val="en-US"/>
        </w:rPr>
      </w:pPr>
      <w:r w:rsidRPr="1878CCE5">
        <w:rPr>
          <w:highlight w:val="yellow"/>
          <w:lang w:val="en-US"/>
        </w:rPr>
        <w:t xml:space="preserve">Additionally, </w:t>
      </w:r>
      <w:proofErr w:type="spellStart"/>
      <w:r w:rsidRPr="1878CCE5">
        <w:rPr>
          <w:highlight w:val="yellow"/>
          <w:lang w:val="en-US"/>
        </w:rPr>
        <w:t>travellers</w:t>
      </w:r>
      <w:proofErr w:type="spellEnd"/>
      <w:r w:rsidRPr="1878CCE5">
        <w:rPr>
          <w:highlight w:val="yellow"/>
          <w:lang w:val="en-US"/>
        </w:rPr>
        <w:t xml:space="preserve"> can support hospitality training initiatives while meeting the next generation of Cambodia’s hospitality experts by eating at student-run establishments, such as Sala Baï Hotel &amp; Restaurant School and SPOONS Cambodia.</w:t>
      </w:r>
    </w:p>
    <w:p w14:paraId="0000002F" w14:textId="77777777" w:rsidR="0029032E" w:rsidRDefault="1878CCE5">
      <w:pPr>
        <w:spacing w:before="240" w:after="240"/>
      </w:pPr>
      <w:r w:rsidRPr="1878CCE5">
        <w:rPr>
          <w:lang w:val="en-US"/>
        </w:rPr>
        <w:t xml:space="preserve">When it comes to where to stay, Siem Reap caters to all tastes. Luxury seekers can check into heritage icons such as Raffles Grand Hotel </w:t>
      </w:r>
      <w:proofErr w:type="spellStart"/>
      <w:r w:rsidRPr="1878CCE5">
        <w:rPr>
          <w:lang w:val="en-US"/>
        </w:rPr>
        <w:t>d’Angkor</w:t>
      </w:r>
      <w:proofErr w:type="spellEnd"/>
      <w:r w:rsidRPr="1878CCE5">
        <w:rPr>
          <w:lang w:val="en-US"/>
        </w:rPr>
        <w:t xml:space="preserve">, Angkor Village Hotel, Borei Angkor Resort &amp; Spa </w:t>
      </w:r>
      <w:r w:rsidRPr="1878CCE5">
        <w:rPr>
          <w:highlight w:val="yellow"/>
          <w:lang w:val="en-US"/>
        </w:rPr>
        <w:t>and Angkor Miracle Resort and Spa</w:t>
      </w:r>
      <w:r w:rsidRPr="1878CCE5">
        <w:rPr>
          <w:lang w:val="en-US"/>
        </w:rPr>
        <w:t xml:space="preserve">, while boutique options, including Lotus Blanc Resort and Memoire </w:t>
      </w:r>
      <w:proofErr w:type="spellStart"/>
      <w:r w:rsidRPr="1878CCE5">
        <w:rPr>
          <w:lang w:val="en-US"/>
        </w:rPr>
        <w:t>d’Angkor</w:t>
      </w:r>
      <w:proofErr w:type="spellEnd"/>
      <w:r w:rsidRPr="1878CCE5">
        <w:rPr>
          <w:lang w:val="en-US"/>
        </w:rPr>
        <w:t xml:space="preserve"> Boutique Hotel, offer a more intimate stay. </w:t>
      </w:r>
    </w:p>
    <w:p w14:paraId="00000030" w14:textId="77777777" w:rsidR="0029032E" w:rsidRDefault="1878CCE5">
      <w:pPr>
        <w:spacing w:before="240" w:after="240"/>
      </w:pPr>
      <w:r w:rsidRPr="1878CCE5">
        <w:rPr>
          <w:lang w:val="en-US"/>
        </w:rPr>
        <w:lastRenderedPageBreak/>
        <w:t xml:space="preserve">From riding a bike along ancient forest paths and the scent of fresh </w:t>
      </w:r>
      <w:r w:rsidRPr="1878CCE5">
        <w:rPr>
          <w:i/>
          <w:iCs/>
          <w:lang w:val="en-US"/>
        </w:rPr>
        <w:t xml:space="preserve">num banh </w:t>
      </w:r>
      <w:proofErr w:type="spellStart"/>
      <w:r w:rsidRPr="1878CCE5">
        <w:rPr>
          <w:i/>
          <w:iCs/>
          <w:lang w:val="en-US"/>
        </w:rPr>
        <w:t>chok</w:t>
      </w:r>
      <w:proofErr w:type="spellEnd"/>
      <w:r w:rsidRPr="1878CCE5">
        <w:rPr>
          <w:i/>
          <w:iCs/>
          <w:lang w:val="en-US"/>
        </w:rPr>
        <w:t xml:space="preserve"> </w:t>
      </w:r>
      <w:r w:rsidRPr="1878CCE5">
        <w:rPr>
          <w:lang w:val="en-US"/>
        </w:rPr>
        <w:t xml:space="preserve">wafting </w:t>
      </w:r>
      <w:proofErr w:type="gramStart"/>
      <w:r w:rsidRPr="1878CCE5">
        <w:rPr>
          <w:lang w:val="en-US"/>
        </w:rPr>
        <w:t>from village kitchens,</w:t>
      </w:r>
      <w:proofErr w:type="gramEnd"/>
      <w:r w:rsidRPr="1878CCE5">
        <w:rPr>
          <w:lang w:val="en-US"/>
        </w:rPr>
        <w:t xml:space="preserve"> to temples deeply entangled with cosmology and culture, exploring beyond Angkor Archaeological Park’s main temples provides </w:t>
      </w:r>
      <w:proofErr w:type="spellStart"/>
      <w:r w:rsidRPr="1878CCE5">
        <w:rPr>
          <w:lang w:val="en-US"/>
        </w:rPr>
        <w:t>travellers</w:t>
      </w:r>
      <w:proofErr w:type="spellEnd"/>
      <w:r w:rsidRPr="1878CCE5">
        <w:rPr>
          <w:lang w:val="en-US"/>
        </w:rPr>
        <w:t xml:space="preserve"> with a reason to slow down and spend longer exploring.</w:t>
      </w:r>
    </w:p>
    <w:p w14:paraId="00000031" w14:textId="77777777" w:rsidR="0029032E" w:rsidRDefault="0029032E">
      <w:pPr>
        <w:shd w:val="clear" w:color="auto" w:fill="FFFFFF"/>
        <w:spacing w:after="160"/>
        <w:rPr>
          <w:rFonts w:ascii="Calibri" w:eastAsia="Calibri" w:hAnsi="Calibri" w:cs="Calibri"/>
          <w:sz w:val="24"/>
          <w:szCs w:val="24"/>
        </w:rPr>
      </w:pPr>
    </w:p>
    <w:p w14:paraId="00000032" w14:textId="77777777" w:rsidR="0029032E" w:rsidRDefault="0029032E">
      <w:pPr>
        <w:spacing w:before="240" w:after="240"/>
      </w:pPr>
    </w:p>
    <w:sectPr w:rsidR="0029032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6250CB24-9026-6045-B891-449E4B1C964A}"/>
    <w:embedBold r:id="rId2" w:fontKey="{35D4C18A-8004-964A-AED2-6AEED7E75DA1}"/>
    <w:embedItalic r:id="rId3" w:fontKey="{5F652670-59D3-B347-8CFF-1A136D70C6D9}"/>
  </w:font>
  <w:font w:name="Times New Roman">
    <w:panose1 w:val="02020603050405020304"/>
    <w:charset w:val="00"/>
    <w:family w:val="roman"/>
    <w:pitch w:val="variable"/>
    <w:sig w:usb0="E0002EFF" w:usb1="C000785B" w:usb2="00000009" w:usb3="00000000" w:csb0="000001FF" w:csb1="00000000"/>
    <w:embedRegular r:id="rId4" w:fontKey="{3D4CCF72-9F2E-C049-837B-C3D0EFC30305}"/>
  </w:font>
  <w:font w:name="Calibri">
    <w:panose1 w:val="020F0502020204030204"/>
    <w:charset w:val="00"/>
    <w:family w:val="swiss"/>
    <w:pitch w:val="variable"/>
    <w:sig w:usb0="E4002EFF" w:usb1="C200247B" w:usb2="00000009" w:usb3="00000000" w:csb0="000001FF" w:csb1="00000000"/>
    <w:embedRegular r:id="rId5" w:fontKey="{C529B373-7A64-B94C-86FB-2ADA0568896F}"/>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BF5AD9F9-0B98-E344-B4A1-CFE8A0D24383}"/>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Ho">
    <w15:presenceInfo w15:providerId="AD" w15:userId="S::Emily.Ho@bbc.com::8b2af579-2063-40af-8d63-ebdaf6f52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32E"/>
    <w:rsid w:val="00003809"/>
    <w:rsid w:val="000660EF"/>
    <w:rsid w:val="0029032E"/>
    <w:rsid w:val="004317EF"/>
    <w:rsid w:val="00A37165"/>
    <w:rsid w:val="11C12146"/>
    <w:rsid w:val="1878CCE5"/>
    <w:rsid w:val="6E314E6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B6DA316"/>
  <w15:docId w15:val="{72A3E99B-533C-4B38-B192-335B5488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4317E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ktovlUEJTFHleGEXrbmRsyCVw==">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1291</Words>
  <Characters>7365</Characters>
  <Application>Microsoft Office Word</Application>
  <DocSecurity>0</DocSecurity>
  <Lines>61</Lines>
  <Paragraphs>17</Paragraphs>
  <ScaleCrop>false</ScaleCrop>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Emily Ho</cp:lastModifiedBy>
  <cp:revision>5</cp:revision>
  <dcterms:created xsi:type="dcterms:W3CDTF">2026-05-17T23:55:00Z</dcterms:created>
  <dcterms:modified xsi:type="dcterms:W3CDTF">2026-05-18T01:53:00Z</dcterms:modified>
</cp:coreProperties>
</file>