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In full bloom: How Sydney florist Bess Scott lives life in motion</w:t>
      </w:r>
    </w:p>
    <w:p w:rsidR="00000000" w:rsidDel="00000000" w:rsidP="00000000" w:rsidRDefault="00000000" w:rsidRPr="00000000" w14:paraId="00000002">
      <w:pPr>
        <w:spacing w:after="240" w:before="240" w:lineRule="auto"/>
        <w:rPr>
          <w:i w:val="1"/>
          <w:iCs w:val="1"/>
          <w:sz w:val="24"/>
          <w:szCs w:val="24"/>
        </w:rPr>
      </w:pPr>
      <w:r w:rsidDel="00000000" w:rsidR="00000000" w:rsidRPr="00000000">
        <w:rPr>
          <w:i w:val="1"/>
          <w:iCs w:val="1"/>
          <w:sz w:val="24"/>
          <w:szCs w:val="24"/>
          <w:rtl w:val="0"/>
        </w:rPr>
        <w:t xml:space="preserve">From early morning market runs to coastal drives to the family farm, fifth-generation flower grower Bess Scott has built a life where work and leisure are beautifully intertwined. </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At 3.45am, while most of Sydney is still asleep, Bess Scott is already on the road.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florist and founder of BESS Paddington winds through the dark streets towards Sydney Flower Market at Flemington. By sunrise, she's heading back to Paddington with two-metre branches loaded in the back, the more delicate blooms – scented violets, gardenias, a particularly sculptural batch of eucalyptus – sitting up front, filling the car with the perfume of the morning's finds. Come afternoon, she might be ferrying around her two young daughters, supplies for the studio or armfuls of flowers destined for an installation.</w:t>
      </w:r>
    </w:p>
    <w:p w:rsidR="00000000" w:rsidDel="00000000" w:rsidP="00000000" w:rsidRDefault="00000000" w:rsidRPr="00000000" w14:paraId="00000005">
      <w:pPr>
        <w:spacing w:after="240" w:before="240" w:lineRule="auto"/>
        <w:rPr>
          <w:sz w:val="24"/>
          <w:szCs w:val="24"/>
          <w:highlight w:val="yellow"/>
        </w:rPr>
      </w:pPr>
      <w:r w:rsidDel="00000000" w:rsidR="00000000" w:rsidRPr="00000000">
        <w:rPr>
          <w:sz w:val="24"/>
          <w:szCs w:val="24"/>
          <w:highlight w:val="yellow"/>
          <w:rtl w:val="0"/>
        </w:rPr>
        <w:t xml:space="preserve">It's the kind of life that's always in motion – and the MINI Countryman was designed for exactly that. The biggest MINI yet, the Countryman pairs a genuinely spacious</w:t>
      </w:r>
      <w:ins w:author="Elise Matheson" w:id="0" w:date="2026-06-25T17:00:00Z">
        <w:r w:rsidDel="00000000" w:rsidR="00000000" w:rsidRPr="00000000">
          <w:rPr>
            <w:sz w:val="24"/>
            <w:szCs w:val="24"/>
            <w:highlight w:val="yellow"/>
            <w:rtl w:val="0"/>
          </w:rPr>
          <w:t xml:space="preserve"> boot with up to</w:t>
        </w:r>
      </w:ins>
      <w:r w:rsidDel="00000000" w:rsidR="00000000" w:rsidRPr="00000000">
        <w:rPr>
          <w:sz w:val="24"/>
          <w:szCs w:val="24"/>
          <w:highlight w:val="yellow"/>
          <w:rtl w:val="0"/>
        </w:rPr>
        <w:t xml:space="preserve"> </w:t>
      </w:r>
      <w:r w:rsidDel="00000000" w:rsidR="00000000" w:rsidRPr="00000000">
        <w:rPr>
          <w:sz w:val="24"/>
          <w:szCs w:val="24"/>
          <w:highlight w:val="yellow"/>
          <w:rtl w:val="0"/>
        </w:rPr>
        <w:t xml:space="preserve">505</w:t>
      </w:r>
      <w:r w:rsidDel="00000000" w:rsidR="00000000" w:rsidRPr="00000000">
        <w:rPr>
          <w:sz w:val="24"/>
          <w:szCs w:val="24"/>
          <w:highlight w:val="yellow"/>
          <w:rtl w:val="0"/>
        </w:rPr>
        <w:t xml:space="preserve">-litre-capacity </w:t>
      </w:r>
      <w:del w:author="Elise Matheson" w:id="1" w:date="2026-06-25T17:01:00Z">
        <w:r w:rsidDel="00000000" w:rsidR="00000000" w:rsidRPr="00000000">
          <w:rPr>
            <w:sz w:val="24"/>
            <w:szCs w:val="24"/>
            <w:highlight w:val="yellow"/>
            <w:rtl w:val="0"/>
          </w:rPr>
          <w:delText xml:space="preserve">boot with</w:delText>
        </w:r>
      </w:del>
      <w:ins w:author="Elise Matheson" w:id="1" w:date="2026-06-25T17:01:00Z">
        <w:r w:rsidDel="00000000" w:rsidR="00000000" w:rsidRPr="00000000">
          <w:rPr>
            <w:sz w:val="24"/>
            <w:szCs w:val="24"/>
            <w:highlight w:val="yellow"/>
            <w:rtl w:val="0"/>
          </w:rPr>
          <w:t xml:space="preserve">and</w:t>
        </w:r>
      </w:ins>
      <w:r w:rsidDel="00000000" w:rsidR="00000000" w:rsidRPr="00000000">
        <w:rPr>
          <w:sz w:val="24"/>
          <w:szCs w:val="24"/>
          <w:highlight w:val="yellow"/>
          <w:rtl w:val="0"/>
        </w:rPr>
        <w:t xml:space="preserve"> seating for five, including rear seats that fold flat or slide up to make room for whatever the day requires. </w:t>
      </w:r>
      <w:ins w:author="Elise Matheson" w:id="2" w:date="2026-07-02T03:55:01Z">
        <w:r w:rsidDel="00000000" w:rsidR="00000000" w:rsidRPr="00000000">
          <w:rPr>
            <w:sz w:val="24"/>
            <w:szCs w:val="24"/>
            <w:rtl w:val="0"/>
          </w:rPr>
          <w:t xml:space="preserve">With eight driving experiences modes, it's nimble and efficient for inner-city streets and capable for fun coastal escape to the Central Coast farm where her family's story began.</w:t>
        </w:r>
      </w:ins>
      <w:del w:author="Elise Matheson" w:id="2" w:date="2026-07-02T03:55:01Z">
        <w:r w:rsidDel="00000000" w:rsidR="00000000" w:rsidRPr="00000000">
          <w:rPr>
            <w:sz w:val="24"/>
            <w:szCs w:val="24"/>
            <w:highlight w:val="yellow"/>
            <w:rtl w:val="0"/>
          </w:rPr>
          <w:delText xml:space="preserve">With three driving modes, it's nimble enough for inner-city streets and capable enough for a coastal escape to the Central Coast farm where her family's story began. </w:delText>
        </w:r>
      </w:del>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For Bess, every road leads back to the things she loves most: family, flowers and home.</w:t>
      </w:r>
    </w:p>
    <w:p w:rsidR="00000000" w:rsidDel="00000000" w:rsidP="00000000" w:rsidRDefault="00000000" w:rsidRPr="00000000" w14:paraId="00000007">
      <w:pPr>
        <w:pStyle w:val="Heading2"/>
        <w:keepNext w:val="0"/>
        <w:keepLines w:val="0"/>
        <w:spacing w:after="80" w:lineRule="auto"/>
        <w:rPr>
          <w:b w:val="1"/>
          <w:bCs w:val="1"/>
          <w:sz w:val="24"/>
          <w:szCs w:val="24"/>
        </w:rPr>
      </w:pPr>
      <w:bookmarkStart w:colFirst="0" w:colLast="0" w:name="_zch5yd6f3rph" w:id="0"/>
      <w:bookmarkEnd w:id="0"/>
      <w:r w:rsidDel="00000000" w:rsidR="00000000" w:rsidRPr="00000000">
        <w:rPr>
          <w:b w:val="1"/>
          <w:bCs w:val="1"/>
          <w:sz w:val="24"/>
          <w:szCs w:val="24"/>
          <w:rtl w:val="0"/>
        </w:rPr>
        <w:t xml:space="preserve">Rooted in native soil</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Growing up on Mangrove Mountain, the family farm on the NSW Central Coast, Bess and her three sisters spent their childhood roaming through bushland, discovering Aboriginal rock art in the national park behind their home, swimming in the dam and riding bikes along dusty farm tracks.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"It was such a beautiful place to grow up," she says. "It was a bit of a wonderland for us."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But the farm was never just home. The flower shed sat metres from the family house, filled with workers and visitors. "There was always so much energy," Bess says. "Dad would have the shed filled with kangaroo paw</w:t>
      </w:r>
      <w:ins w:author="Travis Lewis" w:id="3" w:date="2026-07-02T04:18:24Z">
        <w:r w:rsidDel="00000000" w:rsidR="00000000" w:rsidRPr="00000000">
          <w:rPr>
            <w:sz w:val="24"/>
            <w:szCs w:val="24"/>
            <w:rtl w:val="0"/>
          </w:rPr>
          <w:t xml:space="preserve">s</w:t>
        </w:r>
      </w:ins>
      <w:r w:rsidDel="00000000" w:rsidR="00000000" w:rsidRPr="00000000">
        <w:rPr>
          <w:sz w:val="24"/>
          <w:szCs w:val="24"/>
          <w:rtl w:val="0"/>
        </w:rPr>
        <w:t xml:space="preserve">, paper daisies, waratahs and whatever else was in season before bunching them for the market.”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Bess’s grandfather was </w:t>
      </w:r>
      <w:ins w:author="Elise Matheson" w:id="4" w:date="2026-06-24T09:51:00Z">
        <w:r w:rsidDel="00000000" w:rsidR="00000000" w:rsidRPr="00000000">
          <w:rPr>
            <w:sz w:val="24"/>
            <w:szCs w:val="24"/>
            <w:rtl w:val="0"/>
          </w:rPr>
          <w:t xml:space="preserve">among</w:t>
        </w:r>
        <w:del w:author="Travis Lewis" w:id="5" w:date="2026-07-02T04:19:57Z">
          <w:r w:rsidDel="00000000" w:rsidR="00000000" w:rsidRPr="00000000">
            <w:rPr>
              <w:sz w:val="24"/>
              <w:szCs w:val="24"/>
              <w:rtl w:val="0"/>
            </w:rPr>
            <w:delText xml:space="preserve">st</w:delText>
          </w:r>
        </w:del>
        <w:r w:rsidDel="00000000" w:rsidR="00000000" w:rsidRPr="00000000">
          <w:rPr>
            <w:sz w:val="24"/>
            <w:szCs w:val="24"/>
            <w:rtl w:val="0"/>
          </w:rPr>
          <w:t xml:space="preserve"> the</w:t>
        </w:r>
      </w:ins>
      <w:del w:author="Elise Matheson" w:id="4" w:date="2026-06-24T09:51:00Z">
        <w:r w:rsidDel="00000000" w:rsidR="00000000" w:rsidRPr="00000000">
          <w:rPr>
            <w:sz w:val="24"/>
            <w:szCs w:val="24"/>
            <w:rtl w:val="0"/>
          </w:rPr>
          <w:delText xml:space="preserve">the</w:delText>
        </w:r>
      </w:del>
      <w:r w:rsidDel="00000000" w:rsidR="00000000" w:rsidRPr="00000000">
        <w:rPr>
          <w:sz w:val="24"/>
          <w:szCs w:val="24"/>
          <w:rtl w:val="0"/>
        </w:rPr>
        <w:t xml:space="preserve"> first grower</w:t>
      </w:r>
      <w:ins w:author="Elise Matheson" w:id="6" w:date="2026-06-24T09:51:00Z">
        <w:r w:rsidDel="00000000" w:rsidR="00000000" w:rsidRPr="00000000">
          <w:rPr>
            <w:sz w:val="24"/>
            <w:szCs w:val="24"/>
            <w:rtl w:val="0"/>
          </w:rPr>
          <w:t xml:space="preserve">s</w:t>
        </w:r>
      </w:ins>
      <w:r w:rsidDel="00000000" w:rsidR="00000000" w:rsidRPr="00000000">
        <w:rPr>
          <w:sz w:val="24"/>
          <w:szCs w:val="24"/>
          <w:rtl w:val="0"/>
        </w:rPr>
        <w:t xml:space="preserve"> to sell Australian native foliage commercially through the Sydney Flower Market </w:t>
      </w:r>
      <w:r w:rsidDel="00000000" w:rsidR="00000000" w:rsidRPr="00000000">
        <w:rPr>
          <w:sz w:val="24"/>
          <w:szCs w:val="24"/>
          <w:rtl w:val="0"/>
        </w:rPr>
        <w:t xml:space="preserve">at a time when the industry was dominated by European flowers and imported varieties.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"It's really cool that he saw what we had here in Australia as such a special thing and wanted to share it,” she says.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Her father continued that pioneering work and still does today, constantly trialling new species, collecting seeds and propagating plants that had never been grown commercially before. One recent success story is Sturt's desert pea – an iconic Australian wildflower notoriously difficult to cultivate at scale – which made its Chelsea Flower Show debut to considerable excitement earlier this year.</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sz w:val="24"/>
          <w:szCs w:val="24"/>
          <w:rtl w:val="0"/>
        </w:rPr>
        <w:t xml:space="preserve">"It's inspiring that my grandpa and dad weren't scared to do something totally new and really go for it," Bess says. That willingness to trust an unconventional vision would become a defining part of her own story too.</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24"/>
          <w:szCs w:val="24"/>
        </w:rPr>
      </w:pPr>
      <w:bookmarkStart w:colFirst="0" w:colLast="0" w:name="_r3wfyxkvxjue" w:id="1"/>
      <w:bookmarkEnd w:id="1"/>
      <w:r w:rsidDel="00000000" w:rsidR="00000000" w:rsidRPr="00000000">
        <w:rPr>
          <w:b w:val="1"/>
          <w:bCs w:val="1"/>
          <w:sz w:val="24"/>
          <w:szCs w:val="24"/>
          <w:rtl w:val="0"/>
        </w:rPr>
        <w:t xml:space="preserve">The long way round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While flowers were always part of the scenery, they weren't necessarily the centrepiece of Bess's plans.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Instead, she headed to Sydney College of the Arts, studying painting and sculpture with a particular obsession for resin casting, woodwork and large-scale sculptural forms. Looking back, the connection between art and floristry is clear: an instinct for composition and form, an appreciation of materials</w:t>
      </w:r>
      <w:del w:author="Travis Lewis" w:id="7" w:date="2026-07-02T04:20:40Z">
        <w:r w:rsidDel="00000000" w:rsidR="00000000" w:rsidRPr="00000000">
          <w:rPr>
            <w:sz w:val="24"/>
            <w:szCs w:val="24"/>
            <w:rtl w:val="0"/>
          </w:rPr>
          <w:delText xml:space="preserve">,</w:delText>
        </w:r>
      </w:del>
      <w:r w:rsidDel="00000000" w:rsidR="00000000" w:rsidRPr="00000000">
        <w:rPr>
          <w:sz w:val="24"/>
          <w:szCs w:val="24"/>
          <w:rtl w:val="0"/>
        </w:rPr>
        <w:t xml:space="preserve"> and the willingness to begin a piece without knowing exactly where it might end up.</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After graduating, Bess spent four years in London, working with some of the city's leading florists. </w:t>
      </w:r>
      <w:del w:author="Travis Lewis" w:id="8" w:date="2026-07-02T04:20:46Z">
        <w:r w:rsidDel="00000000" w:rsidR="00000000" w:rsidRPr="00000000">
          <w:rPr>
            <w:sz w:val="24"/>
            <w:szCs w:val="24"/>
            <w:rtl w:val="0"/>
          </w:rPr>
          <w:delText xml:space="preserve"> </w:delText>
        </w:r>
      </w:del>
      <w:r w:rsidDel="00000000" w:rsidR="00000000" w:rsidRPr="00000000">
        <w:rPr>
          <w:sz w:val="24"/>
          <w:szCs w:val="24"/>
          <w:rtl w:val="0"/>
        </w:rPr>
        <w:t xml:space="preserve">"I thought I knew quite a lot when I got there," she says</w:t>
      </w:r>
      <w:ins w:author="Travis Lewis" w:id="9" w:date="2026-07-02T04:20:49Z">
        <w:r w:rsidDel="00000000" w:rsidR="00000000" w:rsidRPr="00000000">
          <w:rPr>
            <w:sz w:val="24"/>
            <w:szCs w:val="24"/>
            <w:rtl w:val="0"/>
          </w:rPr>
          <w:t xml:space="preserve"> with a</w:t>
        </w:r>
      </w:ins>
      <w:del w:author="Travis Lewis" w:id="9" w:date="2026-07-02T04:20:49Z">
        <w:r w:rsidDel="00000000" w:rsidR="00000000" w:rsidRPr="00000000">
          <w:rPr>
            <w:sz w:val="24"/>
            <w:szCs w:val="24"/>
            <w:rtl w:val="0"/>
          </w:rPr>
          <w:delText xml:space="preserve">,</w:delText>
        </w:r>
      </w:del>
      <w:r w:rsidDel="00000000" w:rsidR="00000000" w:rsidRPr="00000000">
        <w:rPr>
          <w:sz w:val="24"/>
          <w:szCs w:val="24"/>
          <w:rtl w:val="0"/>
        </w:rPr>
        <w:t xml:space="preserve"> laugh</w:t>
      </w:r>
      <w:del w:author="Travis Lewis" w:id="10" w:date="2026-07-02T04:20:55Z">
        <w:r w:rsidDel="00000000" w:rsidR="00000000" w:rsidRPr="00000000">
          <w:rPr>
            <w:sz w:val="24"/>
            <w:szCs w:val="24"/>
            <w:rtl w:val="0"/>
          </w:rPr>
          <w:delText xml:space="preserve">ing</w:delText>
        </w:r>
      </w:del>
      <w:r w:rsidDel="00000000" w:rsidR="00000000" w:rsidRPr="00000000">
        <w:rPr>
          <w:sz w:val="24"/>
          <w:szCs w:val="24"/>
          <w:rtl w:val="0"/>
        </w:rPr>
        <w:t xml:space="preserve">. "Then I realised there were so many different ways of doing floristry. It was a bit of a shock."</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Her London mentors introduced her to more traditional techniques – particularly a loose, garden-inspired style that appeared effortless but was surprisingly exacting beneath the surface. Combined with the sculptural influence of her art training and the native flowers she had grown up around, it helped shape the distinctive aesthetic </w:t>
      </w:r>
      <w:ins w:author="Travis Lewis" w:id="11" w:date="2026-07-02T04:21:23Z">
        <w:r w:rsidDel="00000000" w:rsidR="00000000" w:rsidRPr="00000000">
          <w:rPr>
            <w:sz w:val="24"/>
            <w:szCs w:val="24"/>
            <w:rtl w:val="0"/>
          </w:rPr>
          <w:t xml:space="preserve">that </w:t>
        </w:r>
      </w:ins>
      <w:r w:rsidDel="00000000" w:rsidR="00000000" w:rsidRPr="00000000">
        <w:rPr>
          <w:sz w:val="24"/>
          <w:szCs w:val="24"/>
          <w:rtl w:val="0"/>
        </w:rPr>
        <w:t xml:space="preserve">she</w:t>
      </w:r>
      <w:ins w:author="Travis Lewis" w:id="12" w:date="2026-07-02T04:21:17Z">
        <w:r w:rsidDel="00000000" w:rsidR="00000000" w:rsidRPr="00000000">
          <w:rPr>
            <w:sz w:val="24"/>
            <w:szCs w:val="24"/>
            <w:rtl w:val="0"/>
          </w:rPr>
          <w:t xml:space="preserve">’</w:t>
        </w:r>
      </w:ins>
      <w:del w:author="Travis Lewis" w:id="12" w:date="2026-07-02T04:21:17Z">
        <w:r w:rsidDel="00000000" w:rsidR="00000000" w:rsidRPr="00000000">
          <w:rPr>
            <w:sz w:val="24"/>
            <w:szCs w:val="24"/>
            <w:rtl w:val="0"/>
          </w:rPr>
          <w:delText xml:space="preserve"> i</w:delText>
        </w:r>
      </w:del>
      <w:r w:rsidDel="00000000" w:rsidR="00000000" w:rsidRPr="00000000">
        <w:rPr>
          <w:sz w:val="24"/>
          <w:szCs w:val="24"/>
          <w:rtl w:val="0"/>
        </w:rPr>
        <w:t xml:space="preserve">s known for today.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But no matter how far she travelled, Australia kept calling her home. "I always loved London, but working with Australian flowers felt the most like me,” says Bess. So when an opportunity arose in 2018 to take over a William Street shopfront in Paddington, she couldn’t say no.</w:t>
      </w:r>
    </w:p>
    <w:p w:rsidR="00000000" w:rsidDel="00000000" w:rsidP="00000000" w:rsidRDefault="00000000" w:rsidRPr="00000000" w14:paraId="00000015">
      <w:pPr>
        <w:pStyle w:val="Heading2"/>
        <w:keepNext w:val="0"/>
        <w:keepLines w:val="0"/>
        <w:spacing w:after="80" w:lineRule="auto"/>
        <w:rPr>
          <w:b w:val="1"/>
          <w:bCs w:val="1"/>
          <w:sz w:val="24"/>
          <w:szCs w:val="24"/>
        </w:rPr>
      </w:pPr>
      <w:bookmarkStart w:colFirst="0" w:colLast="0" w:name="_kiy7ylnfrbzh" w:id="2"/>
      <w:bookmarkEnd w:id="2"/>
      <w:r w:rsidDel="00000000" w:rsidR="00000000" w:rsidRPr="00000000">
        <w:rPr>
          <w:b w:val="1"/>
          <w:bCs w:val="1"/>
          <w:sz w:val="24"/>
          <w:szCs w:val="24"/>
          <w:rtl w:val="0"/>
        </w:rPr>
        <w:t xml:space="preserve">All native, no exceptions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From day one, Bess made a decision: BESS would stock exclusively Australian-grown flowers. For many of her early customers, accustomed to imported roses and orchids, it took some convincing.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 lot of people at the start would be like, 'I don't like them'," she says. "And then they'd point out something in the shop and say, 'Oh, what's that?' And I'd say, actually, that's an Australian native. And they'd be really surprised."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What followed was a slow, steady process of education – introducing customers to flowers they couldn't name and encouraging them to see Australian natives in a new light.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"It definitely takes a bit of bravery and a leap of faith," she says. “But I was so proud of what my family do that I was confident everyone would love it if they knew about it too.”</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Today, that conviction has paid off. Many of those early sceptics have become loyal regulars, and BESS is now synonymous with a distinctly Australian floral aesthetic: wild, sculptural and deeply personal.</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That commitment to individuality extends beyond the flowers themselves. "My biggest fear is copying someone else," she says. "I think it's important to focus on what you're doing and where your own ideas are coming from."</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highlight w:val="yellow"/>
          <w:rtl w:val="0"/>
        </w:rPr>
        <w:t xml:space="preserve">It's a philosophy reflected in the MINI Countryman, which offers owners countless ways to make the vehicle their own. Just as Bess is drawn to materials, textures and combinations that feel considered rather than generic, the Countryman is designed to reflect the individuality of the person behind the wheel – from textiles crafted from high-quality recycled fibres to a striking exterior defined by an octagonal grille, bold LED headlights and a powerdome bonnet. </w:t>
      </w:r>
      <w:r w:rsidDel="00000000" w:rsidR="00000000" w:rsidRPr="00000000">
        <w:rPr>
          <w:sz w:val="24"/>
          <w:szCs w:val="24"/>
          <w:highlight w:val="yellow"/>
          <w:rtl w:val="0"/>
        </w:rPr>
        <w:t xml:space="preserve">With both petrol and electric models available and </w:t>
      </w:r>
      <w:ins w:author="Elise Matheson" w:id="13" w:date="2026-06-25T17:01:00Z">
        <w:r w:rsidDel="00000000" w:rsidR="00000000" w:rsidRPr="00000000">
          <w:rPr>
            <w:sz w:val="24"/>
            <w:szCs w:val="24"/>
            <w:highlight w:val="yellow"/>
            <w:rtl w:val="0"/>
          </w:rPr>
          <w:t xml:space="preserve">multiple</w:t>
        </w:r>
      </w:ins>
      <w:del w:author="Elise Matheson" w:id="13" w:date="2026-06-25T17:01:00Z">
        <w:r w:rsidDel="00000000" w:rsidR="00000000" w:rsidRPr="00000000">
          <w:rPr>
            <w:sz w:val="24"/>
            <w:szCs w:val="24"/>
            <w:highlight w:val="yellow"/>
            <w:rtl w:val="0"/>
          </w:rPr>
          <w:delText xml:space="preserve">four</w:delText>
        </w:r>
      </w:del>
      <w:r w:rsidDel="00000000" w:rsidR="00000000" w:rsidRPr="00000000">
        <w:rPr>
          <w:sz w:val="24"/>
          <w:szCs w:val="24"/>
          <w:highlight w:val="yellow"/>
          <w:rtl w:val="0"/>
        </w:rPr>
        <w:t xml:space="preserve"> distinct interior styles, every detail, from the </w:t>
      </w:r>
      <w:ins w:author="Elise Matheson" w:id="14" w:date="2026-06-25T17:02:00Z">
        <w:r w:rsidDel="00000000" w:rsidR="00000000" w:rsidRPr="00000000">
          <w:rPr>
            <w:sz w:val="24"/>
            <w:szCs w:val="24"/>
            <w:highlight w:val="yellow"/>
            <w:rtl w:val="0"/>
          </w:rPr>
          <w:t xml:space="preserve">colour of the </w:t>
        </w:r>
      </w:ins>
      <w:r w:rsidDel="00000000" w:rsidR="00000000" w:rsidRPr="00000000">
        <w:rPr>
          <w:sz w:val="24"/>
          <w:szCs w:val="24"/>
          <w:highlight w:val="yellow"/>
          <w:rtl w:val="0"/>
        </w:rPr>
        <w:t xml:space="preserve">dashboard to the </w:t>
      </w:r>
      <w:del w:author="Elise Matheson" w:id="15" w:date="2026-06-25T17:02:00Z">
        <w:r w:rsidDel="00000000" w:rsidR="00000000" w:rsidRPr="00000000">
          <w:rPr>
            <w:sz w:val="24"/>
            <w:szCs w:val="24"/>
            <w:highlight w:val="yellow"/>
            <w:rtl w:val="0"/>
          </w:rPr>
          <w:delText xml:space="preserve">headliner</w:delText>
        </w:r>
      </w:del>
      <w:ins w:author="Elise Matheson" w:id="15" w:date="2026-06-25T17:02:00Z">
        <w:r w:rsidDel="00000000" w:rsidR="00000000" w:rsidRPr="00000000">
          <w:rPr>
            <w:sz w:val="24"/>
            <w:szCs w:val="24"/>
            <w:highlight w:val="yellow"/>
            <w:rtl w:val="0"/>
          </w:rPr>
          <w:t xml:space="preserve">materials of the seats</w:t>
        </w:r>
      </w:ins>
      <w:r w:rsidDel="00000000" w:rsidR="00000000" w:rsidRPr="00000000">
        <w:rPr>
          <w:sz w:val="24"/>
          <w:szCs w:val="24"/>
          <w:highlight w:val="yellow"/>
          <w:rtl w:val="0"/>
        </w:rPr>
        <w:t xml:space="preserve">, can be tailored to feel genuinely persona</w:t>
      </w:r>
      <w:r w:rsidDel="00000000" w:rsidR="00000000" w:rsidRPr="00000000">
        <w:rPr>
          <w:sz w:val="24"/>
          <w:szCs w:val="24"/>
          <w:highlight w:val="yellow"/>
          <w:rtl w:val="0"/>
        </w:rPr>
        <w:t xml:space="preserve">l. Like Bess's arrangements, no two need ever look – or feel – the same. </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24"/>
          <w:szCs w:val="24"/>
        </w:rPr>
      </w:pPr>
      <w:bookmarkStart w:colFirst="0" w:colLast="0" w:name="_xkqjfms8qbo7" w:id="3"/>
      <w:bookmarkEnd w:id="3"/>
      <w:r w:rsidDel="00000000" w:rsidR="00000000" w:rsidRPr="00000000">
        <w:rPr>
          <w:b w:val="1"/>
          <w:bCs w:val="1"/>
          <w:sz w:val="24"/>
          <w:szCs w:val="24"/>
          <w:rtl w:val="0"/>
        </w:rPr>
        <w:t xml:space="preserve">The shape of a full life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These days, alongside market mornings and busy days in the studio, there are regular drives north to Mangrove Mountain to visit the old family farm and load up for larger events and installations. It's rarely at a leisurely time, but returning to the place where she grew up has a way of slowing things down.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"There's that feeling of driving into a place you know so well," she says. "The sun's setting over the dam, there are little bugs and birds flying around, you can hear the tractor going. It's a great feeling."</w:t>
      </w:r>
    </w:p>
    <w:p w:rsidR="00000000" w:rsidDel="00000000" w:rsidP="00000000" w:rsidRDefault="00000000" w:rsidRPr="00000000" w14:paraId="00000020">
      <w:pPr>
        <w:spacing w:after="240" w:before="240" w:lineRule="auto"/>
        <w:rPr>
          <w:sz w:val="24"/>
          <w:szCs w:val="24"/>
          <w:highlight w:val="yellow"/>
        </w:rPr>
      </w:pPr>
      <w:r w:rsidDel="00000000" w:rsidR="00000000" w:rsidRPr="00000000">
        <w:rPr>
          <w:sz w:val="24"/>
          <w:szCs w:val="24"/>
          <w:highlight w:val="yellow"/>
          <w:rtl w:val="0"/>
        </w:rPr>
        <w:t xml:space="preserve">The Countryman's generous boot handles the practical demands of the haul – extra buckets, tools, whatever a brief calls for. And with eight Experience Modes bringing immersive lighting, dynamic sound and a circular OLED display, even the long road north feels like somewhere new.</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Just as the MINI Countryman is designed to move easily between city streets and country roads, family and work life, Bess has never subscribed to conventional wisdom that work and life should exist in separate lanes. “I really love it when there's not a big divide between life and work,” she says. She points to a couple in her Paddington neighbourhood – now in their eighties – who still run their caf</w:t>
      </w:r>
      <w:ins w:author="Travis Lewis" w:id="16" w:date="2026-07-02T04:22:50Z">
        <w:r w:rsidDel="00000000" w:rsidR="00000000" w:rsidRPr="00000000">
          <w:rPr>
            <w:sz w:val="24"/>
            <w:szCs w:val="24"/>
            <w:rtl w:val="0"/>
          </w:rPr>
          <w:t xml:space="preserve">e</w:t>
        </w:r>
      </w:ins>
      <w:del w:author="Travis Lewis" w:id="16" w:date="2026-07-02T04:22:50Z">
        <w:r w:rsidDel="00000000" w:rsidR="00000000" w:rsidRPr="00000000">
          <w:rPr>
            <w:sz w:val="24"/>
            <w:szCs w:val="24"/>
            <w:rtl w:val="0"/>
          </w:rPr>
          <w:delText xml:space="preserve">é</w:delText>
        </w:r>
      </w:del>
      <w:r w:rsidDel="00000000" w:rsidR="00000000" w:rsidRPr="00000000">
        <w:rPr>
          <w:sz w:val="24"/>
          <w:szCs w:val="24"/>
          <w:rtl w:val="0"/>
        </w:rPr>
        <w:t xml:space="preserve">, surrounded by family, friends and the community.</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"That, for me, is my absolute biggest inspiration," she says. "There's nothing better.”</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It's the shape her own life has already taken. Her partner Jack works alongside her. She stops at her father's stand on market mornings, first pick always reserved for her. Her daughter Augusta is already arranging flowers and fiercely protective of any blooms Bess brings home.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For Bess, a good life isn't a destination. It's one that's always full, always moving and with plenty of room for what matters most.</w:t>
      </w:r>
    </w:p>
    <w:p w:rsidR="00000000" w:rsidDel="00000000" w:rsidP="00000000" w:rsidRDefault="00000000" w:rsidRPr="00000000" w14:paraId="00000025">
      <w:pPr>
        <w:rPr>
          <w:sz w:val="24"/>
          <w:szCs w:val="24"/>
        </w:rPr>
      </w:pPr>
      <w:r w:rsidDel="00000000" w:rsidR="00000000" w:rsidRPr="00000000">
        <w:rPr>
          <w:rtl w:val="0"/>
        </w:rPr>
      </w:r>
    </w:p>
    <w:sectPr>
      <w:footerReference r:id="rId6" w:type="default"/>
      <w:footerReference r:id="rId7" w:type="first"/>
      <w:foot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1577023</wp:posOffset>
              </wp:positionH>
              <wp:positionV relativeFrom="paragraph">
                <wp:posOffset>-9522</wp:posOffset>
              </wp:positionV>
              <wp:extent cx="960755" cy="447040"/>
              <wp:effectExtent b="0" l="0" r="0" t="0"/>
              <wp:wrapNone/>
              <wp:docPr descr="CONFIDENTIAL" id="3" name=""/>
              <a:graphic>
                <a:graphicData uri="http://schemas.microsoft.com/office/word/2010/wordprocessingShape">
                  <wps:wsp>
                    <wps:cNvSpPr/>
                    <wps:cNvPr id="4" name="Shape 4"/>
                    <wps:spPr>
                      <a:xfrm>
                        <a:off x="4875148" y="3566005"/>
                        <a:ext cx="941705" cy="42799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BMWGroupTN Condensed" w:cs="BMWGroupTN Condensed" w:eastAsia="BMWGroupTN Condensed" w:hAnsi="BMWGroupTN Condensed"/>
                              <w:b w:val="0"/>
                              <w:i w:val="0"/>
                              <w:smallCaps w:val="0"/>
                              <w:strike w:val="0"/>
                              <w:color w:val="c00000"/>
                              <w:sz w:val="24"/>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1577023</wp:posOffset>
              </wp:positionH>
              <wp:positionV relativeFrom="paragraph">
                <wp:posOffset>-9522</wp:posOffset>
              </wp:positionV>
              <wp:extent cx="960755" cy="447040"/>
              <wp:effectExtent b="0" l="0" r="0" t="0"/>
              <wp:wrapNone/>
              <wp:docPr descr="CONFIDENTIAL" id="3" name="image3.png"/>
              <a:graphic>
                <a:graphicData uri="http://schemas.openxmlformats.org/drawingml/2006/picture">
                  <pic:pic>
                    <pic:nvPicPr>
                      <pic:cNvPr descr="CONFIDENTIAL" id="0" name="image3.png"/>
                      <pic:cNvPicPr preferRelativeResize="0"/>
                    </pic:nvPicPr>
                    <pic:blipFill>
                      <a:blip r:embed="rId1"/>
                      <a:srcRect/>
                      <a:stretch>
                        <a:fillRect/>
                      </a:stretch>
                    </pic:blipFill>
                    <pic:spPr>
                      <a:xfrm>
                        <a:off x="0" y="0"/>
                        <a:ext cx="960755" cy="4470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1581785</wp:posOffset>
              </wp:positionH>
              <wp:positionV relativeFrom="paragraph">
                <wp:posOffset>-9440308</wp:posOffset>
              </wp:positionV>
              <wp:extent cx="951230" cy="437515"/>
              <wp:effectExtent b="0" l="0" r="0" t="0"/>
              <wp:wrapNone/>
              <wp:docPr descr="CONFIDENTIAL" id="6" name=""/>
              <a:graphic>
                <a:graphicData uri="http://schemas.microsoft.com/office/word/2010/wordprocessingShape">
                  <wps:wsp>
                    <wps:cNvSpPr/>
                    <wps:cNvPr id="7" name="Shape 7"/>
                    <wps:spPr>
                      <a:xfrm>
                        <a:off x="4875148" y="3566005"/>
                        <a:ext cx="941705" cy="42799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MWGroupTN Condensed" w:cs="BMWGroupTN Condensed" w:eastAsia="BMWGroupTN Condensed" w:hAnsi="BMWGroupTN Condensed"/>
                              <w:b w:val="0"/>
                              <w:i w:val="0"/>
                              <w:smallCaps w:val="0"/>
                              <w:strike w:val="0"/>
                              <w:color w:val="c00000"/>
                              <w:sz w:val="24"/>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1581785</wp:posOffset>
              </wp:positionH>
              <wp:positionV relativeFrom="paragraph">
                <wp:posOffset>-9440308</wp:posOffset>
              </wp:positionV>
              <wp:extent cx="951230" cy="437515"/>
              <wp:effectExtent b="0" l="0" r="0" t="0"/>
              <wp:wrapNone/>
              <wp:docPr descr="CONFIDENTIAL" id="6" name="image6.png"/>
              <a:graphic>
                <a:graphicData uri="http://schemas.openxmlformats.org/drawingml/2006/picture">
                  <pic:pic>
                    <pic:nvPicPr>
                      <pic:cNvPr descr="CONFIDENTIAL" id="0" name="image6.png"/>
                      <pic:cNvPicPr preferRelativeResize="0"/>
                    </pic:nvPicPr>
                    <pic:blipFill>
                      <a:blip r:embed="rId1"/>
                      <a:srcRect/>
                      <a:stretch>
                        <a:fillRect/>
                      </a:stretch>
                    </pic:blipFill>
                    <pic:spPr>
                      <a:xfrm>
                        <a:off x="0" y="0"/>
                        <a:ext cx="951230" cy="43751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1577023</wp:posOffset>
              </wp:positionH>
              <wp:positionV relativeFrom="paragraph">
                <wp:posOffset>-9522</wp:posOffset>
              </wp:positionV>
              <wp:extent cx="960755" cy="447040"/>
              <wp:effectExtent b="0" l="0" r="0" t="0"/>
              <wp:wrapNone/>
              <wp:docPr descr="CONFIDENTIAL" id="2" name=""/>
              <a:graphic>
                <a:graphicData uri="http://schemas.microsoft.com/office/word/2010/wordprocessingShape">
                  <wps:wsp>
                    <wps:cNvSpPr/>
                    <wps:cNvPr id="3" name="Shape 3"/>
                    <wps:spPr>
                      <a:xfrm>
                        <a:off x="4875148" y="3566005"/>
                        <a:ext cx="941705" cy="42799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BMWGroupTN Condensed" w:cs="BMWGroupTN Condensed" w:eastAsia="BMWGroupTN Condensed" w:hAnsi="BMWGroupTN Condensed"/>
                              <w:b w:val="0"/>
                              <w:i w:val="0"/>
                              <w:smallCaps w:val="0"/>
                              <w:strike w:val="0"/>
                              <w:color w:val="c00000"/>
                              <w:sz w:val="24"/>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1577023</wp:posOffset>
              </wp:positionH>
              <wp:positionV relativeFrom="paragraph">
                <wp:posOffset>-9522</wp:posOffset>
              </wp:positionV>
              <wp:extent cx="960755" cy="447040"/>
              <wp:effectExtent b="0" l="0" r="0" t="0"/>
              <wp:wrapNone/>
              <wp:docPr descr="CONFIDENTIAL" id="2" name="image2.png"/>
              <a:graphic>
                <a:graphicData uri="http://schemas.openxmlformats.org/drawingml/2006/picture">
                  <pic:pic>
                    <pic:nvPicPr>
                      <pic:cNvPr descr="CONFIDENTIAL" id="0" name="image2.png"/>
                      <pic:cNvPicPr preferRelativeResize="0"/>
                    </pic:nvPicPr>
                    <pic:blipFill>
                      <a:blip r:embed="rId1"/>
                      <a:srcRect/>
                      <a:stretch>
                        <a:fillRect/>
                      </a:stretch>
                    </pic:blipFill>
                    <pic:spPr>
                      <a:xfrm>
                        <a:off x="0" y="0"/>
                        <a:ext cx="960755" cy="4470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1581785</wp:posOffset>
              </wp:positionH>
              <wp:positionV relativeFrom="paragraph">
                <wp:posOffset>-9440308</wp:posOffset>
              </wp:positionV>
              <wp:extent cx="951230" cy="437515"/>
              <wp:effectExtent b="0" l="0" r="0" t="0"/>
              <wp:wrapNone/>
              <wp:docPr descr="CONFIDENTIAL" id="5" name=""/>
              <a:graphic>
                <a:graphicData uri="http://schemas.microsoft.com/office/word/2010/wordprocessingShape">
                  <wps:wsp>
                    <wps:cNvSpPr/>
                    <wps:cNvPr id="6" name="Shape 6"/>
                    <wps:spPr>
                      <a:xfrm>
                        <a:off x="4875148" y="3566005"/>
                        <a:ext cx="941705" cy="42799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MWGroupTN Condensed" w:cs="BMWGroupTN Condensed" w:eastAsia="BMWGroupTN Condensed" w:hAnsi="BMWGroupTN Condensed"/>
                              <w:b w:val="0"/>
                              <w:i w:val="0"/>
                              <w:smallCaps w:val="0"/>
                              <w:strike w:val="0"/>
                              <w:color w:val="c00000"/>
                              <w:sz w:val="24"/>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1581785</wp:posOffset>
              </wp:positionH>
              <wp:positionV relativeFrom="paragraph">
                <wp:posOffset>-9440308</wp:posOffset>
              </wp:positionV>
              <wp:extent cx="951230" cy="437515"/>
              <wp:effectExtent b="0" l="0" r="0" t="0"/>
              <wp:wrapNone/>
              <wp:docPr descr="CONFIDENTIAL" id="5" name="image5.png"/>
              <a:graphic>
                <a:graphicData uri="http://schemas.openxmlformats.org/drawingml/2006/picture">
                  <pic:pic>
                    <pic:nvPicPr>
                      <pic:cNvPr descr="CONFIDENTIAL" id="0" name="image5.png"/>
                      <pic:cNvPicPr preferRelativeResize="0"/>
                    </pic:nvPicPr>
                    <pic:blipFill>
                      <a:blip r:embed="rId1"/>
                      <a:srcRect/>
                      <a:stretch>
                        <a:fillRect/>
                      </a:stretch>
                    </pic:blipFill>
                    <pic:spPr>
                      <a:xfrm>
                        <a:off x="0" y="0"/>
                        <a:ext cx="951230" cy="43751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1577023</wp:posOffset>
              </wp:positionH>
              <wp:positionV relativeFrom="paragraph">
                <wp:posOffset>-9522</wp:posOffset>
              </wp:positionV>
              <wp:extent cx="960755" cy="447040"/>
              <wp:effectExtent b="0" l="0" r="0" t="0"/>
              <wp:wrapNone/>
              <wp:docPr descr="CONFIDENTIAL" id="4" name=""/>
              <a:graphic>
                <a:graphicData uri="http://schemas.microsoft.com/office/word/2010/wordprocessingShape">
                  <wps:wsp>
                    <wps:cNvSpPr/>
                    <wps:cNvPr id="5" name="Shape 5"/>
                    <wps:spPr>
                      <a:xfrm>
                        <a:off x="4875148" y="3566005"/>
                        <a:ext cx="941705" cy="42799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BMWGroupTN Condensed" w:cs="BMWGroupTN Condensed" w:eastAsia="BMWGroupTN Condensed" w:hAnsi="BMWGroupTN Condensed"/>
                              <w:b w:val="0"/>
                              <w:i w:val="0"/>
                              <w:smallCaps w:val="0"/>
                              <w:strike w:val="0"/>
                              <w:color w:val="c00000"/>
                              <w:sz w:val="24"/>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1577023</wp:posOffset>
              </wp:positionH>
              <wp:positionV relativeFrom="paragraph">
                <wp:posOffset>-9522</wp:posOffset>
              </wp:positionV>
              <wp:extent cx="960755" cy="447040"/>
              <wp:effectExtent b="0" l="0" r="0" t="0"/>
              <wp:wrapNone/>
              <wp:docPr descr="CONFIDENTIAL" id="4" name="image4.png"/>
              <a:graphic>
                <a:graphicData uri="http://schemas.openxmlformats.org/drawingml/2006/picture">
                  <pic:pic>
                    <pic:nvPicPr>
                      <pic:cNvPr descr="CONFIDENTIAL" id="0" name="image4.png"/>
                      <pic:cNvPicPr preferRelativeResize="0"/>
                    </pic:nvPicPr>
                    <pic:blipFill>
                      <a:blip r:embed="rId1"/>
                      <a:srcRect/>
                      <a:stretch>
                        <a:fillRect/>
                      </a:stretch>
                    </pic:blipFill>
                    <pic:spPr>
                      <a:xfrm>
                        <a:off x="0" y="0"/>
                        <a:ext cx="960755" cy="4470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1581785</wp:posOffset>
              </wp:positionH>
              <wp:positionV relativeFrom="paragraph">
                <wp:posOffset>-9440308</wp:posOffset>
              </wp:positionV>
              <wp:extent cx="951230" cy="437515"/>
              <wp:effectExtent b="0" l="0" r="0" t="0"/>
              <wp:wrapNone/>
              <wp:docPr descr="CONFIDENTIAL" id="1" name=""/>
              <a:graphic>
                <a:graphicData uri="http://schemas.microsoft.com/office/word/2010/wordprocessingShape">
                  <wps:wsp>
                    <wps:cNvSpPr/>
                    <wps:cNvPr id="2" name="Shape 2"/>
                    <wps:spPr>
                      <a:xfrm>
                        <a:off x="4875148" y="3566005"/>
                        <a:ext cx="941705" cy="42799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BMWGroupTN Condensed" w:cs="BMWGroupTN Condensed" w:eastAsia="BMWGroupTN Condensed" w:hAnsi="BMWGroupTN Condensed"/>
                              <w:b w:val="0"/>
                              <w:i w:val="0"/>
                              <w:smallCaps w:val="0"/>
                              <w:strike w:val="0"/>
                              <w:color w:val="c00000"/>
                              <w:sz w:val="24"/>
                              <w:vertAlign w:val="baseline"/>
                            </w:rPr>
                            <w:t xml:space="preserve">CONFIDENTIAL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1581785</wp:posOffset>
              </wp:positionH>
              <wp:positionV relativeFrom="paragraph">
                <wp:posOffset>-9440308</wp:posOffset>
              </wp:positionV>
              <wp:extent cx="951230" cy="437515"/>
              <wp:effectExtent b="0" l="0" r="0" t="0"/>
              <wp:wrapNone/>
              <wp:docPr descr="CONFIDENTIAL" id="1" name="image1.png"/>
              <a:graphic>
                <a:graphicData uri="http://schemas.openxmlformats.org/drawingml/2006/picture">
                  <pic:pic>
                    <pic:nvPicPr>
                      <pic:cNvPr descr="CONFIDENTIAL" id="0" name="image1.png"/>
                      <pic:cNvPicPr preferRelativeResize="0"/>
                    </pic:nvPicPr>
                    <pic:blipFill>
                      <a:blip r:embed="rId1"/>
                      <a:srcRect/>
                      <a:stretch>
                        <a:fillRect/>
                      </a:stretch>
                    </pic:blipFill>
                    <pic:spPr>
                      <a:xfrm>
                        <a:off x="0" y="0"/>
                        <a:ext cx="951230" cy="43751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472a6a54,480ba196,290fb503,1e55b477,2e7ed62f,e99e0e9</vt:lpwstr>
  </property>
  <property fmtid="{D5CDD505-2E9C-101B-9397-08002B2CF9AE}" pid="3" name="ClassificationContentMarkingFooterFontProps">
    <vt:lpwstr>#c00000,12,BMWGroupTN Condensed</vt:lpwstr>
  </property>
  <property fmtid="{D5CDD505-2E9C-101B-9397-08002B2CF9AE}" pid="4" name="ClassificationContentMarkingFooterText">
    <vt:lpwstr>CONFIDENTIAL</vt:lpwstr>
  </property>
</Properties>
</file>