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00:00:06:12 - 00:00:09:02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airline has a history</w:t>
      </w:r>
      <w:sdt>
        <w:sdtPr>
          <w:id w:val="-283466346"/>
          <w:tag w:val="goog_rdk_0"/>
        </w:sdtPr>
        <w:sdtContent>
          <w:ins w:author="Travis Lewis" w:id="0" w:date="2026-04-26T23:57:24Z"/>
          <w:sdt>
            <w:sdtPr>
              <w:id w:val="1776595205"/>
              <w:tag w:val="goog_rdk_1"/>
            </w:sdtPr>
            <w:sdtContent>
              <w:ins w:author="Travis Lewis" w:id="0" w:date="2026-04-26T23:57:2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" w:date="2026-04-26T23:57:2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</w:t>
                </w:r>
              </w:ins>
            </w:sdtContent>
          </w:sdt>
          <w:ins w:author="Travis Lewis" w:id="0" w:date="2026-04-26T23:57:24Z"/>
        </w:sdtContent>
      </w:sdt>
      <w:sdt>
        <w:sdtPr>
          <w:id w:val="-369400007"/>
          <w:tag w:val="goog_rdk_2"/>
        </w:sdtPr>
        <w:sdtContent>
          <w:del w:author="Travis Lewis" w:id="0" w:date="2026-04-26T23:57:24Z"/>
          <w:sdt>
            <w:sdtPr>
              <w:id w:val="-729482926"/>
              <w:tag w:val="goog_rdk_3"/>
            </w:sdtPr>
            <w:sdtContent>
              <w:del w:author="Travis Lewis" w:id="0" w:date="2026-04-26T23:57:2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" w:date="2026-04-26T23:57:2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0" w:date="2026-04-26T23:57:24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00:00:09:02 - 00:00:13:00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199311130"/>
          <w:tag w:val="goog_rdk_5"/>
        </w:sdtPr>
        <w:sdtContent>
          <w:del w:author="Travis Lewis" w:id="2" w:date="2026-04-26T23:57:2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B</w:delText>
            </w:r>
          </w:del>
        </w:sdtContent>
      </w:sdt>
      <w:sdt>
        <w:sdtPr>
          <w:id w:val="-1127033040"/>
          <w:tag w:val="goog_rdk_6"/>
        </w:sdtPr>
        <w:sdtContent>
          <w:ins w:author="Travis Lewis" w:id="2" w:date="2026-04-26T23:57:2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 the Cathay Pacific history</w:t>
      </w:r>
      <w:sdt>
        <w:sdtPr>
          <w:id w:val="896637003"/>
          <w:tag w:val="goog_rdk_7"/>
        </w:sdtPr>
        <w:sdtContent>
          <w:ins w:author="Travis Lewis" w:id="3" w:date="2026-04-26T23:57:30Z"/>
          <w:sdt>
            <w:sdtPr>
              <w:id w:val="-98198393"/>
              <w:tag w:val="goog_rdk_8"/>
            </w:sdtPr>
            <w:sdtContent>
              <w:ins w:author="Travis Lewis" w:id="3" w:date="2026-04-26T23:57:3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" w:date="2026-04-26T23:57:3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– </w:t>
                </w:r>
              </w:ins>
            </w:sdtContent>
          </w:sdt>
          <w:ins w:author="Travis Lewis" w:id="3" w:date="2026-04-26T23:57:30Z"/>
        </w:sdtContent>
      </w:sdt>
      <w:sdt>
        <w:sdtPr>
          <w:id w:val="2021996839"/>
          <w:tag w:val="goog_rdk_9"/>
        </w:sdtPr>
        <w:sdtContent>
          <w:del w:author="Travis Lewis" w:id="3" w:date="2026-04-26T23:57:30Z"/>
          <w:sdt>
            <w:sdtPr>
              <w:id w:val="-1006299623"/>
              <w:tag w:val="goog_rdk_10"/>
            </w:sdtPr>
            <w:sdtContent>
              <w:del w:author="Travis Lewis" w:id="3" w:date="2026-04-26T23:57:3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" w:date="2026-04-26T23:57:3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,</w:delText>
                </w:r>
              </w:del>
            </w:sdtContent>
          </w:sdt>
          <w:del w:author="Travis Lewis" w:id="3" w:date="2026-04-26T23:57:30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the culture that they engendered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00:00:13:00 - 00:00:16:17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the very beginning</w:t>
      </w:r>
      <w:sdt>
        <w:sdtPr>
          <w:id w:val="-754851723"/>
          <w:tag w:val="goog_rdk_11"/>
        </w:sdtPr>
        <w:sdtContent>
          <w:ins w:author="Travis Lewis" w:id="5" w:date="2026-04-26T23:57:3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–</w:t>
            </w:r>
          </w:ins>
          <w:sdt>
            <w:sdtPr>
              <w:id w:val="1708311957"/>
              <w:tag w:val="goog_rdk_12"/>
            </w:sdtPr>
            <w:sdtContent>
              <w:ins w:author="Travis Lewis" w:id="5" w:date="2026-04-26T23:57:38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" w:date="2026-04-26T23:57:38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</w:t>
                </w:r>
              </w:ins>
            </w:sdtContent>
          </w:sdt>
          <w:ins w:author="Travis Lewis" w:id="5" w:date="2026-04-26T23:57:38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has filtered down to the present 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00:00:16:19 - 00:00:19:02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They feel a sense of belonging.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00:00:19:02 - 00:00:20:22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It's family oriented.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00:00:20:22 - 00:00:23:02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Some histories don't disappear</w:t>
      </w:r>
      <w:sdt>
        <w:sdtPr>
          <w:id w:val="-1789845537"/>
          <w:tag w:val="goog_rdk_13"/>
        </w:sdtPr>
        <w:sdtContent>
          <w:ins w:author="Travis Lewis" w:id="7" w:date="2026-04-26T23:59:09Z"/>
          <w:sdt>
            <w:sdtPr>
              <w:id w:val="957573581"/>
              <w:tag w:val="goog_rdk_14"/>
            </w:sdtPr>
            <w:sdtContent>
              <w:ins w:author="Travis Lewis" w:id="7" w:date="2026-04-26T23:59:0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8" w:date="2026-04-26T23:59:0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; </w:t>
                </w:r>
              </w:ins>
            </w:sdtContent>
          </w:sdt>
          <w:ins w:author="Travis Lewis" w:id="7" w:date="2026-04-26T23:59:09Z"/>
        </w:sdtContent>
      </w:sdt>
      <w:sdt>
        <w:sdtPr>
          <w:id w:val="-1762663197"/>
          <w:tag w:val="goog_rdk_15"/>
        </w:sdtPr>
        <w:sdtContent>
          <w:del w:author="Travis Lewis" w:id="7" w:date="2026-04-26T23:59:09Z"/>
          <w:sdt>
            <w:sdtPr>
              <w:id w:val="-255488891"/>
              <w:tag w:val="goog_rdk_16"/>
            </w:sdtPr>
            <w:sdtContent>
              <w:del w:author="Travis Lewis" w:id="7" w:date="2026-04-26T23:59:0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8" w:date="2026-04-26T23:59:0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7" w:date="2026-04-26T23:59:09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00:00:23:02 - 00:00:25:03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583311419"/>
          <w:tag w:val="goog_rdk_18"/>
        </w:sdtPr>
        <w:sdtContent>
          <w:del w:author="Travis Lewis" w:id="9" w:date="2026-04-26T23:59:2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T</w:delText>
            </w:r>
          </w:del>
        </w:sdtContent>
      </w:sdt>
      <w:sdt>
        <w:sdtPr>
          <w:id w:val="900561108"/>
          <w:tag w:val="goog_rdk_19"/>
        </w:sdtPr>
        <w:sdtContent>
          <w:ins w:author="Travis Lewis" w:id="9" w:date="2026-04-26T23:59:2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hey stay with you.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00:00:25:03 - 00:00:29:11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feel them</w:t>
      </w:r>
      <w:sdt>
        <w:sdtPr>
          <w:id w:val="-725178225"/>
          <w:tag w:val="goog_rdk_20"/>
        </w:sdtPr>
        <w:sdtContent>
          <w:ins w:author="Travis Lewis" w:id="10" w:date="2026-04-26T23:59:5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long after those days have gone.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00:00:29:13 - 00:00:32:08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name 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00:00:32:08 - 00:00:35:12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Iris Lim</w:t>
      </w:r>
      <w:sdt>
        <w:sdtPr>
          <w:id w:val="1461008712"/>
          <w:tag w:val="goog_rdk_21"/>
        </w:sdtPr>
        <w:sdtContent>
          <w:del w:author="Travis Lewis" w:id="11" w:date="2026-04-27T00:00:2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and I'm one year younger than Cathay.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00:00:35:12 - 00:00:40:22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(Laughing) This is me on my first flight.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00:00:40:24 - 00:00:44:11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When I joined, it was a very small family,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00:00:44:13 - 00:00:47:24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but we were very close.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00:00:48:01 - 00:00:49:07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I'm Mick Toller.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00:00:49:07 - 00:00:51:06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Woah, bright light.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00:00:51:06 - 00:00:54:14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Well, here I've got my absolute</w:t>
        <w:br w:type="textWrapping"/>
        <w:t xml:space="preserve">all</w:t>
      </w:r>
      <w:sdt>
        <w:sdtPr>
          <w:id w:val="466064240"/>
          <w:tag w:val="goog_rdk_22"/>
        </w:sdtPr>
        <w:sdtContent>
          <w:ins w:author="Travis Lewis" w:id="12" w:date="2026-04-27T00:01:14Z"/>
          <w:sdt>
            <w:sdtPr>
              <w:id w:val="2018854184"/>
              <w:tag w:val="goog_rdk_23"/>
            </w:sdtPr>
            <w:sdtContent>
              <w:ins w:author="Travis Lewis" w:id="12" w:date="2026-04-27T00:01:1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3" w:date="2026-04-27T00:01:1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-</w:t>
                </w:r>
              </w:ins>
            </w:sdtContent>
          </w:sdt>
          <w:ins w:author="Travis Lewis" w:id="12" w:date="2026-04-27T00:01:14Z"/>
        </w:sdtContent>
      </w:sdt>
      <w:sdt>
        <w:sdtPr>
          <w:id w:val="-1665610722"/>
          <w:tag w:val="goog_rdk_24"/>
        </w:sdtPr>
        <w:sdtContent>
          <w:del w:author="Travis Lewis" w:id="12" w:date="2026-04-27T00:01:14Z"/>
          <w:sdt>
            <w:sdtPr>
              <w:id w:val="276115208"/>
              <w:tag w:val="goog_rdk_25"/>
            </w:sdtPr>
            <w:sdtContent>
              <w:del w:author="Travis Lewis" w:id="12" w:date="2026-04-27T00:01:1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3" w:date="2026-04-27T00:01:1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sdtContent>
          </w:sdt>
          <w:del w:author="Travis Lewis" w:id="12" w:date="2026-04-27T00:01:14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favo</w:t>
      </w:r>
      <w:sdt>
        <w:sdtPr>
          <w:id w:val="441690432"/>
          <w:tag w:val="goog_rdk_26"/>
        </w:sdtPr>
        <w:sdtContent>
          <w:ins w:author="Travis Lewis" w:id="14" w:date="2026-04-27T00:49:0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rite aircraft,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00:00:54:18 - 00:00:58:02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TriStar, and loved every minute</w:t>
        <w:br w:type="textWrapping"/>
        <w:t xml:space="preserve">I flew it.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00:00:58:02 - 00:01:03:13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I'm Graham and I've flown 5.15</w:t>
        <w:br w:type="textWrapping"/>
        <w:t xml:space="preserve">million miles with Cathay.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00:01:03:14 - 00:01:07:12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I'm an aviation nerd.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00:01:07:14 - 00:01:09:21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637396725"/>
          <w:tag w:val="goog_rdk_28"/>
        </w:sdtPr>
        <w:sdtContent>
          <w:ins w:author="Travis Lewis" w:id="15" w:date="2026-04-27T00:02:05Z"/>
          <w:sdt>
            <w:sdtPr>
              <w:id w:val="-1842303141"/>
              <w:tag w:val="goog_rdk_29"/>
            </w:sdtPr>
            <w:sdtContent>
              <w:ins w:author="Travis Lewis" w:id="15" w:date="2026-04-27T00:02:05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6" w:date="2026-04-27T00:02:05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15" w:date="2026-04-27T00:02:05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 not join the jet</w:t>
      </w:r>
      <w:sdt>
        <w:sdtPr>
          <w:id w:val="588966326"/>
          <w:tag w:val="goog_rdk_30"/>
        </w:sdtPr>
        <w:sdtContent>
          <w:ins w:author="Travis Lewis" w:id="17" w:date="2026-04-27T00:03:26Z"/>
          <w:sdt>
            <w:sdtPr>
              <w:id w:val="1799425287"/>
              <w:tag w:val="goog_rdk_31"/>
            </w:sdtPr>
            <w:sdtContent>
              <w:ins w:author="Travis Lewis" w:id="17" w:date="2026-04-27T00:03:2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8" w:date="2026-04-27T00:03:2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</w:t>
                </w:r>
              </w:ins>
            </w:sdtContent>
          </w:sdt>
          <w:ins w:author="Travis Lewis" w:id="17" w:date="2026-04-27T00:03:26Z"/>
        </w:sdtContent>
      </w:sdt>
      <w:sdt>
        <w:sdtPr>
          <w:id w:val="-1299975915"/>
          <w:tag w:val="goog_rdk_32"/>
        </w:sdtPr>
        <w:sdtContent>
          <w:del w:author="Travis Lewis" w:id="17" w:date="2026-04-27T00:03:26Z"/>
          <w:sdt>
            <w:sdtPr>
              <w:id w:val="3048612"/>
              <w:tag w:val="goog_rdk_33"/>
            </w:sdtPr>
            <w:sdtContent>
              <w:del w:author="Travis Lewis" w:id="17" w:date="2026-04-27T00:03:2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8" w:date="2026-04-27T00:03:2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...</w:delText>
                </w:r>
              </w:del>
            </w:sdtContent>
          </w:sdt>
          <w:del w:author="Travis Lewis" w:id="17" w:date="2026-04-27T00:03:26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Cathay Pacific</w:t>
      </w:r>
      <w:sdt>
        <w:sdtPr>
          <w:id w:val="550374862"/>
          <w:tag w:val="goog_rdk_34"/>
        </w:sdtPr>
        <w:sdtContent>
          <w:ins w:author="Travis Lewis" w:id="19" w:date="2026-04-27T00:02:13Z"/>
          <w:sdt>
            <w:sdtPr>
              <w:id w:val="-1247235537"/>
              <w:tag w:val="goog_rdk_35"/>
            </w:sdtPr>
            <w:sdtContent>
              <w:ins w:author="Travis Lewis" w:id="19" w:date="2026-04-27T00:02:13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20" w:date="2026-04-27T00:02:13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’.</w:t>
                </w:r>
              </w:ins>
            </w:sdtContent>
          </w:sdt>
          <w:ins w:author="Travis Lewis" w:id="19" w:date="2026-04-27T00:02:13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00:01:09:21 - 00:01:13:19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Cathay Pacific was born in Hong Kong in 1946.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00:01:13:21 - 00:01:16:18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Their first routes were flying</w:t>
        <w:br w:type="textWrapping"/>
        <w:t xml:space="preserve">wool</w:t>
      </w:r>
      <w:sdt>
        <w:sdtPr>
          <w:id w:val="-741297608"/>
          <w:tag w:val="goog_rdk_36"/>
        </w:sdtPr>
        <w:sdtContent>
          <w:ins w:author="Travis Lewis" w:id="21" w:date="2026-04-27T00:04:3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goods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00:01:16:18 - 00:01:21:12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Sydney to Shanghai via Hong Kong.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00:01:21:14 - 00:01:22:06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that's when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00:01:22:06 - 00:01:26:06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Swire, in 1948,</w:t>
        <w:br w:type="textWrapping"/>
        <w:t xml:space="preserve">bought a controlling interest.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00:01:26:08 - 00:01:28:02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 aircraft came along.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00:01:28:02 - 00:01:32:24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is a Cathay Pacific</w:t>
        <w:br w:type="textWrapping"/>
        <w:t xml:space="preserve">Lockheed Electra, which was a turboprop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00:01:33:01 - 00:01:36:07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enabled longer routes to be developed.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00:01:36:09 - 00:01:39:09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 the jet age</w:t>
      </w:r>
      <w:sdt>
        <w:sdtPr>
          <w:id w:val="-478596050"/>
          <w:tag w:val="goog_rdk_37"/>
        </w:sdtPr>
        <w:sdtContent>
          <w:ins w:author="Travis Lewis" w:id="22" w:date="2026-04-27T00:06:4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it was slow.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00:01:39:09 - 00:01:43:08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famous DC</w:t>
      </w:r>
      <w:sdt>
        <w:sdtPr>
          <w:id w:val="-426828127"/>
          <w:tag w:val="goog_rdk_38"/>
        </w:sdtPr>
        <w:sdtContent>
          <w:ins w:author="Travis Lewis" w:id="23" w:date="2026-04-26T23:52:1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3, the Betsy</w:t>
      </w:r>
      <w:sdt>
        <w:sdtPr>
          <w:id w:val="-1162592540"/>
          <w:tag w:val="goog_rdk_39"/>
        </w:sdtPr>
        <w:sdtContent>
          <w:ins w:author="Travis Lewis" w:id="24" w:date="2026-04-27T00:07:2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and they had DC</w:t>
      </w:r>
      <w:sdt>
        <w:sdtPr>
          <w:id w:val="-1199562775"/>
          <w:tag w:val="goog_rdk_40"/>
        </w:sdtPr>
        <w:sdtContent>
          <w:ins w:author="Travis Lewis" w:id="25" w:date="2026-04-26T23:52:2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sdt>
        <w:sdtPr>
          <w:id w:val="-486785872"/>
          <w:tag w:val="goog_rdk_41"/>
        </w:sdtPr>
        <w:sdtContent>
          <w:del w:author="Travis Lewis" w:id="26" w:date="2026-04-26T23:52:2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‚Äô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00:01:43:10 - 00:01:46:15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were flying fairly low and</w:t>
        <w:br w:type="textWrapping"/>
        <w:t xml:space="preserve">it took a long time to get from anywhere.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00:01:46:15 - 00:01:50:17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suddenly when the jets came,</w:t>
        <w:br w:type="textWrapping"/>
        <w:t xml:space="preserve">we were flying high altitudes and fast.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00:01:50:17 - 00:01:54:02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485321603"/>
          <w:tag w:val="goog_rdk_43"/>
        </w:sdtPr>
        <w:sdtContent>
          <w:ins w:author="Travis Lewis" w:id="27" w:date="2026-04-27T00:08:29Z"/>
          <w:sdt>
            <w:sdtPr>
              <w:id w:val="2023077460"/>
              <w:tag w:val="goog_rdk_44"/>
            </w:sdtPr>
            <w:sdtContent>
              <w:ins w:author="Travis Lewis" w:id="27" w:date="2026-04-27T00:08:2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28" w:date="2026-04-27T00:08:2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27" w:date="2026-04-27T00:08:29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are ready to bring into service</w:t>
        <w:br w:type="textWrapping"/>
        <w:t xml:space="preserve">a new generation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00:01:54:02 - 00:01:56:06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Rolls-Royce powered aircraft</w:t>
      </w:r>
      <w:sdt>
        <w:sdtPr>
          <w:id w:val="-1506106349"/>
          <w:tag w:val="goog_rdk_45"/>
        </w:sdtPr>
        <w:sdtContent>
          <w:ins w:author="Travis Lewis" w:id="29" w:date="2026-04-27T00:08:3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ins>
          <w:sdt>
            <w:sdtPr>
              <w:id w:val="834227887"/>
              <w:tag w:val="goog_rdk_46"/>
            </w:sdtPr>
            <w:sdtContent>
              <w:ins w:author="Travis Lewis" w:id="29" w:date="2026-04-27T00:08:3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30" w:date="2026-04-27T00:08:3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29" w:date="2026-04-27T00:08:39Z"/>
        </w:sdtContent>
      </w:sdt>
      <w:sdt>
        <w:sdtPr>
          <w:id w:val="131553508"/>
          <w:tag w:val="goog_rdk_47"/>
        </w:sdtPr>
        <w:sdtContent>
          <w:del w:author="Travis Lewis" w:id="29" w:date="2026-04-27T00:08:3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...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00:01:56:06 - 00:01:58:10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enabled Cathay Pacific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00:01:58:11 - 00:02:03:19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reach destinations</w:t>
        <w:br w:type="textWrapping"/>
        <w:t xml:space="preserve">far beyond their original horizons.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00:02:03:21 - 00:02:06:21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made Hong Kong very much a hub.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00:02:06:24 - 00:02:08:10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982278045"/>
          <w:tag w:val="goog_rdk_49"/>
        </w:sdtPr>
        <w:sdtContent>
          <w:ins w:author="Travis Lewis" w:id="31" w:date="2026-04-27T00:10:42Z"/>
          <w:sdt>
            <w:sdtPr>
              <w:id w:val="1954336483"/>
              <w:tag w:val="goog_rdk_50"/>
            </w:sdtPr>
            <w:sdtContent>
              <w:ins w:author="Travis Lewis" w:id="31" w:date="2026-04-27T00:10:42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32" w:date="2026-04-27T00:10:42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31" w:date="2026-04-27T00:10:42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Ladies and gentlemen,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00:02:08:10 - 00:02:13:14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will shortly be landing at Hong</w:t>
        <w:br w:type="textWrapping"/>
        <w:t xml:space="preserve">Kong Kai Tak International Airport.</w:t>
      </w:r>
      <w:sdt>
        <w:sdtPr>
          <w:id w:val="-1421860396"/>
          <w:tag w:val="goog_rdk_51"/>
        </w:sdtPr>
        <w:sdtContent>
          <w:ins w:author="Travis Lewis" w:id="33" w:date="2026-04-27T00:10:46Z"/>
          <w:sdt>
            <w:sdtPr>
              <w:id w:val="-773173430"/>
              <w:tag w:val="goog_rdk_52"/>
            </w:sdtPr>
            <w:sdtContent>
              <w:ins w:author="Travis Lewis" w:id="33" w:date="2026-04-27T00:10:4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34" w:date="2026-04-27T00:10:4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33" w:date="2026-04-27T00:10:46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00:02:13:16 - 00:02:15:12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Kai Tak was the main airport of Hong Kong.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00:02:15:12 - 00:02:17:13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was cent</w:t>
      </w:r>
      <w:sdt>
        <w:sdtPr>
          <w:id w:val="789828627"/>
          <w:tag w:val="goog_rdk_53"/>
        </w:sdtPr>
        <w:sdtContent>
          <w:del w:author="Travis Lewis" w:id="35" w:date="2026-04-27T00:51:1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e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</w:t>
        <w:br w:type="textWrapping"/>
        <w:t xml:space="preserve">right in the middle of the city,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00:02:17:13 - 00:02:21:14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so it made it always</w:t>
        <w:br w:type="textWrapping"/>
        <w:t xml:space="preserve">a really interesting approach.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00:02:21:16 - 00:02:24:09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never get this landing</w:t>
        <w:br w:type="textWrapping"/>
        <w:t xml:space="preserve">anywhere in the world.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00:02:24:09 - 00:02:26:19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some it</w:t>
      </w:r>
      <w:sdt>
        <w:sdtPr>
          <w:id w:val="-923577895"/>
          <w:tag w:val="goog_rdk_54"/>
        </w:sdtPr>
        <w:sdtContent>
          <w:ins w:author="Travis Lewis" w:id="36" w:date="2026-04-27T00:11:30Z"/>
          <w:sdt>
            <w:sdtPr>
              <w:id w:val="-472635587"/>
              <w:tag w:val="goog_rdk_55"/>
            </w:sdtPr>
            <w:sdtContent>
              <w:ins w:author="Travis Lewis" w:id="36" w:date="2026-04-27T00:11:3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37" w:date="2026-04-27T00:11:3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36" w:date="2026-04-27T00:11:30Z"/>
        </w:sdtContent>
      </w:sdt>
      <w:sdt>
        <w:sdtPr>
          <w:id w:val="-2007442715"/>
          <w:tag w:val="goog_rdk_56"/>
        </w:sdtPr>
        <w:sdtContent>
          <w:del w:author="Travis Lewis" w:id="36" w:date="2026-04-27T00:11:30Z"/>
          <w:sdt>
            <w:sdtPr>
              <w:id w:val="947892489"/>
              <w:tag w:val="goog_rdk_57"/>
            </w:sdtPr>
            <w:sdtContent>
              <w:del w:author="Travis Lewis" w:id="36" w:date="2026-04-27T00:11:3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37" w:date="2026-04-27T00:11:3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‚Äô</w:delText>
                </w:r>
              </w:del>
            </w:sdtContent>
          </w:sdt>
          <w:del w:author="Travis Lewis" w:id="36" w:date="2026-04-27T00:11:30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 exciting. </w:t>
      </w:r>
      <w:sdt>
        <w:sdtPr>
          <w:id w:val="-1866846442"/>
          <w:tag w:val="goog_rdk_58"/>
        </w:sdtPr>
        <w:sdtContent>
          <w:ins w:author="Travis Lewis" w:id="38" w:date="2026-04-27T00:12:3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They say</w:t>
      </w:r>
      <w:sdt>
        <w:sdtPr>
          <w:id w:val="-33416689"/>
          <w:tag w:val="goog_rdk_59"/>
        </w:sdtPr>
        <w:sdtContent>
          <w:ins w:author="Travis Lewis" w:id="39" w:date="2026-04-27T00:12:4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ins>
        </w:sdtContent>
      </w:sdt>
      <w:sdt>
        <w:sdtPr>
          <w:id w:val="-845355503"/>
          <w:tag w:val="goog_rdk_60"/>
        </w:sdtPr>
        <w:sdtContent>
          <w:del w:author="Travis Lewis" w:id="39" w:date="2026-04-27T00:12:4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, </w:delText>
            </w:r>
          </w:del>
        </w:sdtContent>
      </w:sdt>
      <w:sdt>
        <w:sdtPr>
          <w:id w:val="-1213766914"/>
          <w:tag w:val="goog_rdk_61"/>
        </w:sdtPr>
        <w:sdtContent>
          <w:ins w:author="Travis Lewis" w:id="40" w:date="2026-04-27T00:11:59Z"/>
          <w:sdt>
            <w:sdtPr>
              <w:id w:val="-50263096"/>
              <w:tag w:val="goog_rdk_62"/>
            </w:sdtPr>
            <w:sdtContent>
              <w:ins w:author="Travis Lewis" w:id="40" w:date="2026-04-27T00:11:5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1" w:date="2026-04-27T00:11:5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‘W</w:t>
                </w:r>
              </w:ins>
            </w:sdtContent>
          </w:sdt>
          <w:ins w:author="Travis Lewis" w:id="40" w:date="2026-04-27T00:11:59Z"/>
        </w:sdtContent>
      </w:sdt>
      <w:sdt>
        <w:sdtPr>
          <w:id w:val="-742157532"/>
          <w:tag w:val="goog_rdk_63"/>
        </w:sdtPr>
        <w:sdtContent>
          <w:del w:author="Travis Lewis" w:id="40" w:date="2026-04-27T00:11:5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w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</w:t>
      </w:r>
      <w:sdt>
        <w:sdtPr>
          <w:id w:val="1483164961"/>
          <w:tag w:val="goog_rdk_64"/>
        </w:sdtPr>
        <w:sdtContent>
          <w:ins w:author="Travis Lewis" w:id="42" w:date="2026-04-27T00:13:36Z"/>
          <w:sdt>
            <w:sdtPr>
              <w:id w:val="-395845969"/>
              <w:tag w:val="goog_rdk_65"/>
            </w:sdtPr>
            <w:sdtContent>
              <w:ins w:author="Travis Lewis" w:id="42" w:date="2026-04-27T00:13:3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3" w:date="2026-04-27T00:13:3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42" w:date="2026-04-27T00:13:36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00:02:26:19 - 00:02:28:24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know, </w:t>
      </w:r>
      <w:sdt>
        <w:sdtPr>
          <w:id w:val="-434479880"/>
          <w:tag w:val="goog_rdk_66"/>
        </w:sdtPr>
        <w:sdtContent>
          <w:ins w:author="Travis Lewis" w:id="44" w:date="2026-04-27T00:13:22Z"/>
          <w:sdt>
            <w:sdtPr>
              <w:id w:val="-872703892"/>
              <w:tag w:val="goog_rdk_67"/>
            </w:sdtPr>
            <w:sdtContent>
              <w:ins w:author="Travis Lewis" w:id="44" w:date="2026-04-27T00:13:22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5" w:date="2026-04-27T00:13:22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44" w:date="2026-04-27T00:13:22Z"/>
        </w:sdtContent>
      </w:sdt>
      <w:sdt>
        <w:sdtPr>
          <w:id w:val="-655619373"/>
          <w:tag w:val="goog_rdk_68"/>
        </w:sdtPr>
        <w:sdtContent>
          <w:del w:author="Travis Lewis" w:id="44" w:date="2026-04-27T00:13:22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l</w:delText>
            </w:r>
          </w:del>
        </w:sdtContent>
      </w:sdt>
      <w:sdt>
        <w:sdtPr>
          <w:id w:val="-668956663"/>
          <w:tag w:val="goog_rdk_69"/>
        </w:sdtPr>
        <w:sdtContent>
          <w:ins w:author="Travis Lewis" w:id="46" w:date="2026-04-27T00:13:2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ook at this</w:t>
      </w:r>
      <w:sdt>
        <w:sdtPr>
          <w:id w:val="-1297499497"/>
          <w:tag w:val="goog_rdk_70"/>
        </w:sdtPr>
        <w:sdtContent>
          <w:ins w:author="Travis Lewis" w:id="47" w:date="2026-04-27T00:13:30Z"/>
          <w:sdt>
            <w:sdtPr>
              <w:id w:val="1806660437"/>
              <w:tag w:val="goog_rdk_71"/>
            </w:sdtPr>
            <w:sdtContent>
              <w:ins w:author="Travis Lewis" w:id="47" w:date="2026-04-27T00:13:3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48" w:date="2026-04-27T00:13:3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’, you know</w:t>
                </w:r>
              </w:ins>
            </w:sdtContent>
          </w:sdt>
          <w:ins w:author="Travis Lewis" w:id="47" w:date="2026-04-27T00:13:30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00:02:28:24 - 00:02:33:13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We'd be flying down towards a checkerboard</w:t>
        <w:br w:type="textWrapping"/>
        <w:t xml:space="preserve">that's quite famous.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00:02:33:15 - 00:02:36:08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if you</w:t>
      </w:r>
      <w:sdt>
        <w:sdtPr>
          <w:id w:val="831730956"/>
          <w:tag w:val="goog_rdk_72"/>
        </w:sdtPr>
        <w:sdtContent>
          <w:ins w:author="Travis Lewis" w:id="49" w:date="2026-04-27T00:16:39Z"/>
          <w:sdt>
            <w:sdtPr>
              <w:id w:val="-2146242343"/>
              <w:tag w:val="goog_rdk_73"/>
            </w:sdtPr>
            <w:sdtContent>
              <w:ins w:author="Travis Lewis" w:id="49" w:date="2026-04-27T00:16:3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0" w:date="2026-04-27T00:16:3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 </w:t>
                </w:r>
              </w:ins>
            </w:sdtContent>
          </w:sdt>
          <w:ins w:author="Travis Lewis" w:id="49" w:date="2026-04-27T00:16:39Z"/>
        </w:sdtContent>
      </w:sdt>
      <w:sdt>
        <w:sdtPr>
          <w:id w:val="1448739439"/>
          <w:tag w:val="goog_rdk_74"/>
        </w:sdtPr>
        <w:sdtContent>
          <w:del w:author="Travis Lewis" w:id="49" w:date="2026-04-27T00:16:39Z"/>
          <w:sdt>
            <w:sdtPr>
              <w:id w:val="-602679189"/>
              <w:tag w:val="goog_rdk_75"/>
            </w:sdtPr>
            <w:sdtContent>
              <w:del w:author="Travis Lewis" w:id="49" w:date="2026-04-27T00:16:3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0" w:date="2026-04-27T00:16:3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'</w:delText>
                </w:r>
              </w:del>
            </w:sdtContent>
          </w:sdt>
          <w:del w:author="Travis Lewis" w:id="49" w:date="2026-04-27T00:16:39Z"/>
        </w:sdtContent>
      </w:sdt>
      <w:sdt>
        <w:sdtPr>
          <w:id w:val="1709098267"/>
          <w:tag w:val="goog_rdk_76"/>
        </w:sdtPr>
        <w:sdtContent>
          <w:ins w:author="Travis Lewis" w:id="49" w:date="2026-04-27T00:16:3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we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 sitting on the right</w:t>
      </w:r>
      <w:sdt>
        <w:sdtPr>
          <w:id w:val="-1416895200"/>
          <w:tag w:val="goog_rdk_77"/>
        </w:sdtPr>
        <w:sdtContent>
          <w:ins w:author="Travis Lewis" w:id="51" w:date="2026-04-27T00:16:24Z"/>
          <w:sdt>
            <w:sdtPr>
              <w:id w:val="-1018869634"/>
              <w:tag w:val="goog_rdk_78"/>
            </w:sdtPr>
            <w:sdtContent>
              <w:ins w:author="Travis Lewis" w:id="51" w:date="2026-04-27T00:16:2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2" w:date="2026-04-27T00:16:2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-</w:t>
                </w:r>
              </w:ins>
            </w:sdtContent>
          </w:sdt>
          <w:ins w:author="Travis Lewis" w:id="51" w:date="2026-04-27T00:16:24Z"/>
        </w:sdtContent>
      </w:sdt>
      <w:sdt>
        <w:sdtPr>
          <w:id w:val="1839750134"/>
          <w:tag w:val="goog_rdk_79"/>
        </w:sdtPr>
        <w:sdtContent>
          <w:del w:author="Travis Lewis" w:id="51" w:date="2026-04-27T00:16:24Z"/>
          <w:sdt>
            <w:sdtPr>
              <w:id w:val="-481348632"/>
              <w:tag w:val="goog_rdk_80"/>
            </w:sdtPr>
            <w:sdtContent>
              <w:del w:author="Travis Lewis" w:id="51" w:date="2026-04-27T00:16:2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2" w:date="2026-04-27T00:16:2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sdtContent>
          </w:sdt>
          <w:del w:author="Travis Lewis" w:id="51" w:date="2026-04-27T00:16:24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</w:t>
        <w:br w:type="textWrapping"/>
        <w:t xml:space="preserve">side of the aircraft here</w:t>
      </w:r>
      <w:sdt>
        <w:sdtPr>
          <w:id w:val="-1146107049"/>
          <w:tag w:val="goog_rdk_81"/>
        </w:sdtPr>
        <w:sdtContent>
          <w:ins w:author="Travis Lewis" w:id="53" w:date="2026-04-27T00:21:0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00:02:36:08 - 00:02:39:05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looking down the wing,</w:t>
        <w:br w:type="textWrapping"/>
        <w:t xml:space="preserve">you could see everybody's washing</w:t>
      </w:r>
      <w:sdt>
        <w:sdtPr>
          <w:id w:val="-1535599507"/>
          <w:tag w:val="goog_rdk_82"/>
        </w:sdtPr>
        <w:sdtContent>
          <w:ins w:author="Travis Lewis" w:id="54" w:date="2026-04-27T00:20:37Z"/>
          <w:sdt>
            <w:sdtPr>
              <w:id w:val="769341959"/>
              <w:tag w:val="goog_rdk_83"/>
            </w:sdtPr>
            <w:sdtContent>
              <w:ins w:author="Travis Lewis" w:id="54" w:date="2026-04-27T00:20:37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5" w:date="2026-04-27T00:20:37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 </w:t>
                </w:r>
              </w:ins>
            </w:sdtContent>
          </w:sdt>
          <w:ins w:author="Travis Lewis" w:id="54" w:date="2026-04-27T00:20:37Z"/>
        </w:sdtContent>
      </w:sdt>
      <w:sdt>
        <w:sdtPr>
          <w:id w:val="-1219435636"/>
          <w:tag w:val="goog_rdk_84"/>
        </w:sdtPr>
        <w:sdtContent>
          <w:del w:author="Travis Lewis" w:id="54" w:date="2026-04-27T00:20:37Z"/>
          <w:sdt>
            <w:sdtPr>
              <w:id w:val="-66825388"/>
              <w:tag w:val="goog_rdk_85"/>
            </w:sdtPr>
            <w:sdtContent>
              <w:del w:author="Travis Lewis" w:id="54" w:date="2026-04-27T00:20:37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5" w:date="2026-04-27T00:20:37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54" w:date="2026-04-27T00:20:37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00:02:39:05 - 00:02:40:17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435121454"/>
          <w:tag w:val="goog_rdk_87"/>
        </w:sdtPr>
        <w:sdtContent>
          <w:del w:author="Travis Lewis" w:id="56" w:date="2026-04-27T00:20:4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Y</w:delText>
            </w:r>
          </w:del>
        </w:sdtContent>
      </w:sdt>
      <w:sdt>
        <w:sdtPr>
          <w:id w:val="-595830210"/>
          <w:tag w:val="goog_rdk_88"/>
        </w:sdtPr>
        <w:sdtContent>
          <w:ins w:author="Travis Lewis" w:id="56" w:date="2026-04-27T00:20:4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 could see the TVs</w:t>
      </w:r>
      <w:sdt>
        <w:sdtPr>
          <w:id w:val="-1005489297"/>
          <w:tag w:val="goog_rdk_89"/>
        </w:sdtPr>
        <w:sdtContent>
          <w:ins w:author="Travis Lewis" w:id="57" w:date="2026-04-27T00:20:45Z"/>
          <w:sdt>
            <w:sdtPr>
              <w:id w:val="68406303"/>
              <w:tag w:val="goog_rdk_90"/>
            </w:sdtPr>
            <w:sdtContent>
              <w:ins w:author="Travis Lewis" w:id="57" w:date="2026-04-27T00:20:45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8" w:date="2026-04-27T00:20:45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 </w:t>
                </w:r>
              </w:ins>
            </w:sdtContent>
          </w:sdt>
          <w:ins w:author="Travis Lewis" w:id="57" w:date="2026-04-27T00:20:45Z"/>
        </w:sdtContent>
      </w:sdt>
      <w:sdt>
        <w:sdtPr>
          <w:id w:val="1461654356"/>
          <w:tag w:val="goog_rdk_91"/>
        </w:sdtPr>
        <w:sdtContent>
          <w:del w:author="Travis Lewis" w:id="57" w:date="2026-04-27T00:20:45Z"/>
          <w:sdt>
            <w:sdtPr>
              <w:id w:val="145968172"/>
              <w:tag w:val="goog_rdk_92"/>
            </w:sdtPr>
            <w:sdtContent>
              <w:del w:author="Travis Lewis" w:id="57" w:date="2026-04-27T00:20:45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58" w:date="2026-04-27T00:20:45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57" w:date="2026-04-27T00:20:45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00:02:40:17 - 00:02:42:00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998498239"/>
          <w:tag w:val="goog_rdk_94"/>
        </w:sdtPr>
        <w:sdtContent>
          <w:del w:author="Travis Lewis" w:id="59" w:date="2026-04-27T00:20:4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Y</w:delText>
            </w:r>
          </w:del>
        </w:sdtContent>
      </w:sdt>
      <w:sdt>
        <w:sdtPr>
          <w:id w:val="489956820"/>
          <w:tag w:val="goog_rdk_95"/>
        </w:sdtPr>
        <w:sdtContent>
          <w:ins w:author="Travis Lewis" w:id="59" w:date="2026-04-27T00:20:4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 could see them in their lounges, cause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00:02:42:00 - 00:02:44:15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were looking straight</w:t>
        <w:br w:type="textWrapping"/>
        <w:t xml:space="preserve">into the apartments.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00:02:44:15 - 00:02:48:09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325801796"/>
          <w:tag w:val="goog_rdk_97"/>
        </w:sdtPr>
        <w:sdtContent>
          <w:ins w:author="Travis Lewis" w:id="60" w:date="2026-04-27T00:21:37Z"/>
          <w:sdt>
            <w:sdtPr>
              <w:id w:val="1983292765"/>
              <w:tag w:val="goog_rdk_98"/>
            </w:sdtPr>
            <w:sdtContent>
              <w:ins w:author="Travis Lewis" w:id="60" w:date="2026-04-27T00:21:37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1" w:date="2026-04-27T00:21:37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60" w:date="2026-04-27T00:21:37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Cathay Pacific is the airline designed</w:t>
        <w:br w:type="textWrapping"/>
        <w:t xml:space="preserve">for today's travel</w:t>
      </w:r>
      <w:sdt>
        <w:sdtPr>
          <w:id w:val="-1374585066"/>
          <w:tag w:val="goog_rdk_99"/>
        </w:sdtPr>
        <w:sdtContent>
          <w:ins w:author="Travis Lewis" w:id="62" w:date="2026-04-27T00:21:3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00:02:48:11 - 00:02:52:17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even more destinations</w:t>
        <w:br w:type="textWrapping"/>
        <w:t xml:space="preserve">to choose from.</w:t>
      </w:r>
      <w:sdt>
        <w:sdtPr>
          <w:id w:val="1719684052"/>
          <w:tag w:val="goog_rdk_100"/>
        </w:sdtPr>
        <w:sdtContent>
          <w:ins w:author="Travis Lewis" w:id="63" w:date="2026-04-27T00:21:43Z"/>
          <w:sdt>
            <w:sdtPr>
              <w:id w:val="262655159"/>
              <w:tag w:val="goog_rdk_101"/>
            </w:sdtPr>
            <w:sdtContent>
              <w:ins w:author="Travis Lewis" w:id="63" w:date="2026-04-27T00:21:43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4" w:date="2026-04-27T00:21:43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63" w:date="2026-04-27T00:21:43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00:02:52:19 - 00:02:55:03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for me, I had a great opportunity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00:02:55:03 - 00:02:59:06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able to travel, to be able</w:t>
        <w:br w:type="textWrapping"/>
        <w:t xml:space="preserve">to see many countries and cultures.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00:02:59:07 - 00:03:05:04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saw more sophisticated and more fashion</w:t>
        <w:br w:type="textWrapping"/>
        <w:t xml:space="preserve">designer outfits as the years went on.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00:03:05:06 - 00:03:08:13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first uniform</w:t>
      </w:r>
      <w:sdt>
        <w:sdtPr>
          <w:id w:val="49931460"/>
          <w:tag w:val="goog_rdk_102"/>
        </w:sdtPr>
        <w:sdtContent>
          <w:ins w:author="Travis Lewis" w:id="65" w:date="2026-04-27T00:22:5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I remember the first time I ever wore it</w:t>
      </w:r>
      <w:sdt>
        <w:sdtPr>
          <w:id w:val="-907660894"/>
          <w:tag w:val="goog_rdk_103"/>
        </w:sdtPr>
        <w:sdtContent>
          <w:ins w:author="Travis Lewis" w:id="66" w:date="2026-04-27T00:22:58Z"/>
          <w:sdt>
            <w:sdtPr>
              <w:id w:val="-639080017"/>
              <w:tag w:val="goog_rdk_104"/>
            </w:sdtPr>
            <w:sdtContent>
              <w:ins w:author="Travis Lewis" w:id="66" w:date="2026-04-27T00:22:58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7" w:date="2026-04-27T00:22:58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 </w:t>
                </w:r>
              </w:ins>
            </w:sdtContent>
          </w:sdt>
          <w:ins w:author="Travis Lewis" w:id="66" w:date="2026-04-27T00:22:58Z"/>
        </w:sdtContent>
      </w:sdt>
      <w:sdt>
        <w:sdtPr>
          <w:id w:val="1941488832"/>
          <w:tag w:val="goog_rdk_105"/>
        </w:sdtPr>
        <w:sdtContent>
          <w:del w:author="Travis Lewis" w:id="66" w:date="2026-04-27T00:22:58Z"/>
          <w:sdt>
            <w:sdtPr>
              <w:id w:val="949812997"/>
              <w:tag w:val="goog_rdk_106"/>
            </w:sdtPr>
            <w:sdtContent>
              <w:del w:author="Travis Lewis" w:id="66" w:date="2026-04-27T00:22:58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7" w:date="2026-04-27T00:22:58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66" w:date="2026-04-27T00:22:58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00:03:08:13 - 00:03:13:02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felt so happy, proud</w:t>
        <w:br w:type="textWrapping"/>
        <w:t xml:space="preserve">and be part of the team.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00:03:13:04 - 00:03:15:21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uniforms</w:t>
        <w:br w:type="textWrapping"/>
        <w:t xml:space="preserve">have changed, the food has changed</w:t>
      </w:r>
      <w:sdt>
        <w:sdtPr>
          <w:id w:val="-1929040426"/>
          <w:tag w:val="goog_rdk_107"/>
        </w:sdtPr>
        <w:sdtContent>
          <w:ins w:author="Travis Lewis" w:id="68" w:date="2026-04-27T00:23:20Z"/>
          <w:sdt>
            <w:sdtPr>
              <w:id w:val="-865867945"/>
              <w:tag w:val="goog_rdk_108"/>
            </w:sdtPr>
            <w:sdtContent>
              <w:ins w:author="Travis Lewis" w:id="68" w:date="2026-04-27T00:23:2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9" w:date="2026-04-27T00:23:2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 </w:t>
                </w:r>
              </w:ins>
            </w:sdtContent>
          </w:sdt>
          <w:ins w:author="Travis Lewis" w:id="68" w:date="2026-04-27T00:23:20Z"/>
        </w:sdtContent>
      </w:sdt>
      <w:sdt>
        <w:sdtPr>
          <w:id w:val="-780469732"/>
          <w:tag w:val="goog_rdk_109"/>
        </w:sdtPr>
        <w:sdtContent>
          <w:del w:author="Travis Lewis" w:id="68" w:date="2026-04-27T00:23:20Z"/>
          <w:sdt>
            <w:sdtPr>
              <w:id w:val="-456171349"/>
              <w:tag w:val="goog_rdk_110"/>
            </w:sdtPr>
            <w:sdtContent>
              <w:del w:author="Travis Lewis" w:id="68" w:date="2026-04-27T00:23:2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69" w:date="2026-04-27T00:23:2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68" w:date="2026-04-27T00:23:20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00:03:15:21 - 00:03:19:02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459436024"/>
          <w:tag w:val="goog_rdk_112"/>
        </w:sdtPr>
        <w:sdtContent>
          <w:del w:author="Travis Lewis" w:id="70" w:date="2026-04-27T00:23:2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B</w:delText>
            </w:r>
          </w:del>
        </w:sdtContent>
      </w:sdt>
      <w:sdt>
        <w:sdtPr>
          <w:id w:val="-417436072"/>
          <w:tag w:val="goog_rdk_113"/>
        </w:sdtPr>
        <w:sdtContent>
          <w:ins w:author="Travis Lewis" w:id="70" w:date="2026-04-27T00:23:2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 the overarching objective</w:t>
        <w:br w:type="textWrapping"/>
        <w:t xml:space="preserve">that has remained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00:03:19:02 - 00:03:23:17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same is providing customer service</w:t>
        <w:br w:type="textWrapping"/>
        <w:t xml:space="preserve">that is remembered.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00:03:23:19 - 00:03:26:23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 from the heart is very important</w:t>
        <w:br w:type="textWrapping"/>
        <w:t xml:space="preserve">when you are serving something.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00:03:27:03 - 00:03:33:17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created</w:t>
      </w:r>
      <w:sdt>
        <w:sdtPr>
          <w:id w:val="-865418221"/>
          <w:tag w:val="goog_rdk_114"/>
        </w:sdtPr>
        <w:sdtContent>
          <w:ins w:author="Travis Lewis" w:id="71" w:date="2026-04-27T00:24:2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within Cathay</w:t>
      </w:r>
      <w:sdt>
        <w:sdtPr>
          <w:id w:val="1019032693"/>
          <w:tag w:val="goog_rdk_115"/>
        </w:sdtPr>
        <w:sdtContent>
          <w:ins w:author="Travis Lewis" w:id="72" w:date="2026-04-27T00:24:2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a very happy family.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00:03:33:19 - 00:03:35:13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Oh, talking of family</w:t>
      </w:r>
      <w:sdt>
        <w:sdtPr>
          <w:id w:val="1578642038"/>
          <w:tag w:val="goog_rdk_116"/>
        </w:sdtPr>
        <w:sdtContent>
          <w:ins w:author="Travis Lewis" w:id="73" w:date="2026-04-27T00:25:19Z"/>
          <w:sdt>
            <w:sdtPr>
              <w:id w:val="-321839400"/>
              <w:tag w:val="goog_rdk_117"/>
            </w:sdtPr>
            <w:sdtContent>
              <w:ins w:author="Travis Lewis" w:id="73" w:date="2026-04-27T00:25:1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74" w:date="2026-04-27T00:25:1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: </w:t>
                </w:r>
              </w:ins>
            </w:sdtContent>
          </w:sdt>
          <w:ins w:author="Travis Lewis" w:id="73" w:date="2026-04-27T00:25:19Z"/>
        </w:sdtContent>
      </w:sdt>
      <w:sdt>
        <w:sdtPr>
          <w:id w:val="1892893911"/>
          <w:tag w:val="goog_rdk_118"/>
        </w:sdtPr>
        <w:sdtContent>
          <w:del w:author="Travis Lewis" w:id="73" w:date="2026-04-27T00:25:19Z"/>
          <w:sdt>
            <w:sdtPr>
              <w:id w:val="-1282887079"/>
              <w:tag w:val="goog_rdk_119"/>
            </w:sdtPr>
            <w:sdtContent>
              <w:del w:author="Travis Lewis" w:id="73" w:date="2026-04-27T00:25:19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74" w:date="2026-04-27T00:25:19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73" w:date="2026-04-27T00:25:19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00:03:35:13 - 00:03:36:24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9525214"/>
          <w:tag w:val="goog_rdk_121"/>
        </w:sdtPr>
        <w:sdtContent>
          <w:del w:author="Travis Lewis" w:id="75" w:date="2026-04-27T00:25:2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M</w:delText>
            </w:r>
          </w:del>
        </w:sdtContent>
      </w:sdt>
      <w:sdt>
        <w:sdtPr>
          <w:id w:val="1498890579"/>
          <w:tag w:val="goog_rdk_122"/>
        </w:sdtPr>
        <w:sdtContent>
          <w:ins w:author="Travis Lewis" w:id="75" w:date="2026-04-27T00:25:2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 son</w:t>
      </w:r>
      <w:sdt>
        <w:sdtPr>
          <w:id w:val="1381031369"/>
          <w:tag w:val="goog_rdk_123"/>
        </w:sdtPr>
        <w:sdtContent>
          <w:ins w:author="Travis Lewis" w:id="76" w:date="2026-04-27T00:25:2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John.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00:03:36:24 - 00:03:38:23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</w:t>
      </w:r>
      <w:sdt>
        <w:sdtPr>
          <w:id w:val="-805996558"/>
          <w:tag w:val="goog_rdk_124"/>
        </w:sdtPr>
        <w:sdtContent>
          <w:ins w:author="Travis Lewis" w:id="77" w:date="2026-04-27T00:25:41Z"/>
          <w:sdt>
            <w:sdtPr>
              <w:id w:val="766010148"/>
              <w:tag w:val="goog_rdk_125"/>
            </w:sdtPr>
            <w:sdtContent>
              <w:ins w:author="Travis Lewis" w:id="77" w:date="2026-04-27T00:25:41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78" w:date="2026-04-27T00:25:41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77" w:date="2026-04-27T00:25:41Z"/>
        </w:sdtContent>
      </w:sdt>
      <w:sdt>
        <w:sdtPr>
          <w:id w:val="1387859640"/>
          <w:tag w:val="goog_rdk_126"/>
        </w:sdtPr>
        <w:sdtContent>
          <w:del w:author="Travis Lewis" w:id="77" w:date="2026-04-27T00:25:41Z"/>
          <w:sdt>
            <w:sdtPr>
              <w:id w:val="890351804"/>
              <w:tag w:val="goog_rdk_127"/>
            </w:sdtPr>
            <w:sdtContent>
              <w:del w:author="Travis Lewis" w:id="77" w:date="2026-04-27T00:25:41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78" w:date="2026-04-27T00:25:41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ood </w:delText>
                </w:r>
              </w:del>
            </w:sdtContent>
          </w:sdt>
          <w:del w:author="Travis Lewis" w:id="77" w:date="2026-04-27T00:25:41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</w:t>
      </w:r>
      <w:sdt>
        <w:sdtPr>
          <w:id w:val="641362987"/>
          <w:tag w:val="goog_rdk_128"/>
        </w:sdtPr>
        <w:sdtContent>
          <w:ins w:author="Travis Lewis" w:id="79" w:date="2026-04-27T00:26:0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738466353"/>
          <w:tag w:val="goog_rdk_129"/>
        </w:sdtPr>
        <w:sdtContent>
          <w:del w:author="Travis Lewis" w:id="80" w:date="2026-04-27T00:25:4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d</w:delText>
            </w:r>
          </w:del>
        </w:sdtContent>
      </w:sdt>
      <w:sdt>
        <w:sdtPr>
          <w:id w:val="1917614167"/>
          <w:tag w:val="goog_rdk_130"/>
        </w:sdtPr>
        <w:sdtContent>
          <w:ins w:author="Travis Lewis" w:id="80" w:date="2026-04-27T00:25:43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ad. Hi.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00:03:38:23 - 00:03:43:16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didn't intend for my journey</w:t>
        <w:br w:type="textWrapping"/>
        <w:t xml:space="preserve">to be the same as my father's journey.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00:03:43:18 - 00:03:45:12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were </w:t>
      </w:r>
      <w:sdt>
        <w:sdtPr>
          <w:id w:val="-1918666279"/>
          <w:tag w:val="goog_rdk_131"/>
        </w:sdtPr>
        <w:sdtContent>
          <w:del w:author="Travis Lewis" w:id="81" w:date="2026-04-27T00:52:5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C</w:delText>
            </w:r>
          </w:del>
        </w:sdtContent>
      </w:sdt>
      <w:sdt>
        <w:sdtPr>
          <w:id w:val="1412880950"/>
          <w:tag w:val="goog_rdk_132"/>
        </w:sdtPr>
        <w:sdtContent>
          <w:ins w:author="Travis Lewis" w:id="81" w:date="2026-04-27T00:52:5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hief </w:t>
      </w:r>
      <w:sdt>
        <w:sdtPr>
          <w:id w:val="-1803679530"/>
          <w:tag w:val="goog_rdk_133"/>
        </w:sdtPr>
        <w:sdtContent>
          <w:del w:author="Travis Lewis" w:id="82" w:date="2026-04-27T00:52:5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P</w:delText>
            </w:r>
          </w:del>
        </w:sdtContent>
      </w:sdt>
      <w:sdt>
        <w:sdtPr>
          <w:id w:val="760354468"/>
          <w:tag w:val="goog_rdk_134"/>
        </w:sdtPr>
        <w:sdtContent>
          <w:ins w:author="Travis Lewis" w:id="82" w:date="2026-04-27T00:52:5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ilot of the old 1011.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00:03:45:12 - 00:03:48:04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was </w:t>
      </w:r>
      <w:sdt>
        <w:sdtPr>
          <w:id w:val="-1184320326"/>
          <w:tag w:val="goog_rdk_135"/>
        </w:sdtPr>
        <w:sdtContent>
          <w:del w:author="Travis Lewis" w:id="83" w:date="2026-04-27T00:53:02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C</w:delText>
            </w:r>
          </w:del>
        </w:sdtContent>
      </w:sdt>
      <w:sdt>
        <w:sdtPr>
          <w:id w:val="376998491"/>
          <w:tag w:val="goog_rdk_136"/>
        </w:sdtPr>
        <w:sdtContent>
          <w:ins w:author="Travis Lewis" w:id="83" w:date="2026-04-27T00:53:02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hief </w:t>
      </w:r>
      <w:sdt>
        <w:sdtPr>
          <w:id w:val="-671193100"/>
          <w:tag w:val="goog_rdk_137"/>
        </w:sdtPr>
        <w:sdtContent>
          <w:del w:author="Travis Lewis" w:id="84" w:date="2026-04-27T00:53:0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P</w:delText>
            </w:r>
          </w:del>
        </w:sdtContent>
      </w:sdt>
      <w:sdt>
        <w:sdtPr>
          <w:id w:val="-2139460332"/>
          <w:tag w:val="goog_rdk_138"/>
        </w:sdtPr>
        <w:sdtContent>
          <w:ins w:author="Travis Lewis" w:id="84" w:date="2026-04-27T00:53:0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ilot of the Airbus.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00:03:48:04 - 00:03:50:18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was </w:t>
      </w:r>
      <w:sdt>
        <w:sdtPr>
          <w:id w:val="-2056245815"/>
          <w:tag w:val="goog_rdk_139"/>
        </w:sdtPr>
        <w:sdtContent>
          <w:del w:author="Travis Lewis" w:id="85" w:date="2026-04-27T00:53:0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G</w:delText>
            </w:r>
          </w:del>
        </w:sdtContent>
      </w:sdt>
      <w:sdt>
        <w:sdtPr>
          <w:id w:val="-1577954709"/>
          <w:tag w:val="goog_rdk_140"/>
        </w:sdtPr>
        <w:sdtContent>
          <w:ins w:author="Travis Lewis" w:id="85" w:date="2026-04-27T00:53:0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eneral </w:t>
      </w:r>
      <w:sdt>
        <w:sdtPr>
          <w:id w:val="-448316712"/>
          <w:tag w:val="goog_rdk_141"/>
        </w:sdtPr>
        <w:sdtContent>
          <w:del w:author="Travis Lewis" w:id="86" w:date="2026-04-27T00:53:1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M</w:delText>
            </w:r>
          </w:del>
        </w:sdtContent>
      </w:sdt>
      <w:sdt>
        <w:sdtPr>
          <w:id w:val="-155525047"/>
          <w:tag w:val="goog_rdk_142"/>
        </w:sdtPr>
        <w:sdtContent>
          <w:ins w:author="Travis Lewis" w:id="86" w:date="2026-04-27T00:53:11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anager</w:t>
        <w:br w:type="textWrapping"/>
        <w:t xml:space="preserve">of the Integrated Operations Cent</w:t>
      </w:r>
      <w:sdt>
        <w:sdtPr>
          <w:id w:val="1027963879"/>
          <w:tag w:val="goog_rdk_143"/>
        </w:sdtPr>
        <w:sdtContent>
          <w:ins w:author="Travis Lewis" w:id="87" w:date="2026-04-27T00:26:3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</w:t>
      </w:r>
      <w:sdt>
        <w:sdtPr>
          <w:id w:val="1277013320"/>
          <w:tag w:val="goog_rdk_144"/>
        </w:sdtPr>
        <w:sdtContent>
          <w:del w:author="Travis Lewis" w:id="88" w:date="2026-04-27T00:26:40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r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00:03:50:18 - 00:03:53:06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 were </w:t>
      </w:r>
      <w:sdt>
        <w:sdtPr>
          <w:id w:val="884981244"/>
          <w:tag w:val="goog_rdk_145"/>
        </w:sdtPr>
        <w:sdtContent>
          <w:del w:author="Travis Lewis" w:id="89" w:date="2026-04-27T00:53:14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G</w:delText>
            </w:r>
          </w:del>
        </w:sdtContent>
      </w:sdt>
      <w:sdt>
        <w:sdtPr>
          <w:id w:val="1507751677"/>
          <w:tag w:val="goog_rdk_146"/>
        </w:sdtPr>
        <w:sdtContent>
          <w:ins w:author="Travis Lewis" w:id="89" w:date="2026-04-27T00:53:14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eneral </w:t>
      </w:r>
      <w:sdt>
        <w:sdtPr>
          <w:id w:val="-1377188821"/>
          <w:tag w:val="goog_rdk_147"/>
        </w:sdtPr>
        <w:sdtContent>
          <w:del w:author="Travis Lewis" w:id="90" w:date="2026-04-27T00:53:1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M</w:delText>
            </w:r>
          </w:del>
        </w:sdtContent>
      </w:sdt>
      <w:sdt>
        <w:sdtPr>
          <w:id w:val="-356177561"/>
          <w:tag w:val="goog_rdk_148"/>
        </w:sdtPr>
        <w:sdtContent>
          <w:ins w:author="Travis Lewis" w:id="90" w:date="2026-04-27T00:53:1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anager</w:t>
        <w:br w:type="textWrapping"/>
        <w:t xml:space="preserve">of Operational Services.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00:03:53:06 - 00:03:54:17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It's quite uncanny.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00:03:54:17 - 00:03:57:12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Yeah, he</w:t>
      </w:r>
      <w:sdt>
        <w:sdtPr>
          <w:id w:val="641588647"/>
          <w:tag w:val="goog_rdk_149"/>
        </w:sdtPr>
        <w:sdtContent>
          <w:del w:author="Travis Lewis" w:id="91" w:date="2026-04-27T00:27:3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. He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got the bug.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00:03:57:12 - 00:03:59:03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Cathay has grown</w:t>
      </w:r>
      <w:sdt>
        <w:sdtPr>
          <w:id w:val="-92509360"/>
          <w:tag w:val="goog_rdk_150"/>
        </w:sdtPr>
        <w:sdtContent>
          <w:ins w:author="Travis Lewis" w:id="92" w:date="2026-04-27T00:27:56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00:03:59:03 - 00:04:01:20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910057631"/>
          <w:tag w:val="goog_rdk_152"/>
        </w:sdtPr>
        <w:sdtContent>
          <w:del w:author="Travis Lewis" w:id="93" w:date="2026-04-27T00:27:5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I</w:delText>
            </w:r>
          </w:del>
        </w:sdtContent>
      </w:sdt>
      <w:sdt>
        <w:sdtPr>
          <w:id w:val="535573883"/>
          <w:tag w:val="goog_rdk_153"/>
        </w:sdtPr>
        <w:sdtContent>
          <w:ins w:author="Travis Lewis" w:id="93" w:date="2026-04-27T00:27:5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t's still a very thoughtful company.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00:04:01:20 - 00:04:03:16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It's very progressive in the way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00:04:03:16 - 00:04:07:15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looks at its strategy moving forwards</w:t>
        <w:br w:type="textWrapping"/>
        <w:t xml:space="preserve">and looking after its people.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00:04:07:17 - 00:04:12:09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Though the family gets bigger,</w:t>
        <w:br w:type="textWrapping"/>
        <w:t xml:space="preserve">the bond with the people is still there.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00:04:12:11 - 00:04:14:08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does have that family feeling</w:t>
      </w:r>
      <w:sdt>
        <w:sdtPr>
          <w:id w:val="-935423916"/>
          <w:tag w:val="goog_rdk_154"/>
        </w:sdtPr>
        <w:sdtContent>
          <w:ins w:author="Travis Lewis" w:id="94" w:date="2026-04-27T00:28:40Z"/>
          <w:sdt>
            <w:sdtPr>
              <w:id w:val="-2031190924"/>
              <w:tag w:val="goog_rdk_155"/>
            </w:sdtPr>
            <w:sdtContent>
              <w:ins w:author="Travis Lewis" w:id="94" w:date="2026-04-27T00:28:4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95" w:date="2026-04-27T00:28:4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, </w:t>
                </w:r>
              </w:ins>
            </w:sdtContent>
          </w:sdt>
          <w:ins w:author="Travis Lewis" w:id="94" w:date="2026-04-27T00:28:40Z"/>
        </w:sdtContent>
      </w:sdt>
      <w:sdt>
        <w:sdtPr>
          <w:id w:val="-734773475"/>
          <w:tag w:val="goog_rdk_156"/>
        </w:sdtPr>
        <w:sdtContent>
          <w:del w:author="Travis Lewis" w:id="94" w:date="2026-04-27T00:28:40Z"/>
          <w:sdt>
            <w:sdtPr>
              <w:id w:val="-1417585055"/>
              <w:tag w:val="goog_rdk_157"/>
            </w:sdtPr>
            <w:sdtContent>
              <w:del w:author="Travis Lewis" w:id="94" w:date="2026-04-27T00:28:40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95" w:date="2026-04-27T00:28:40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.</w:delText>
                </w:r>
              </w:del>
            </w:sdtContent>
          </w:sdt>
          <w:del w:author="Travis Lewis" w:id="94" w:date="2026-04-27T00:28:40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00:04:14:08 - 00:04:22:12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522690978"/>
          <w:tag w:val="goog_rdk_159"/>
        </w:sdtPr>
        <w:sdtContent>
          <w:del w:author="Travis Lewis" w:id="96" w:date="2026-04-27T00:28:42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A</w:delText>
            </w:r>
          </w:del>
        </w:sdtContent>
      </w:sdt>
      <w:sdt>
        <w:sdtPr>
          <w:id w:val="-167286349"/>
          <w:tag w:val="goog_rdk_160"/>
        </w:sdtPr>
        <w:sdtContent>
          <w:ins w:author="Travis Lewis" w:id="96" w:date="2026-04-27T00:28:42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nd it's essential that we then share that</w:t>
        <w:br w:type="textWrapping"/>
        <w:t xml:space="preserve">experience on with the next generation.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00:04:22:14 - 00:04:24:02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name is </w:t>
      </w:r>
      <w:sdt>
        <w:sdtPr>
          <w:id w:val="1822592482"/>
          <w:tag w:val="goog_rdk_161"/>
        </w:sdtPr>
        <w:sdtContent>
          <w:commentRangeStart w:id="0"/>
        </w:sdtContent>
      </w:sdt>
      <w:commentRangeEnd w:id="0"/>
      <w:r w:rsidDel="00000000" w:rsidR="00000000" w:rsidRPr="00000000">
        <w:commentReference w:id="0"/>
      </w:r>
      <w:sdt>
        <w:sdtPr>
          <w:id w:val="93890371"/>
          <w:tag w:val="goog_rdk_162"/>
        </w:sdtPr>
        <w:sdtContent>
          <w:r w:rsidDel="00000000" w:rsidR="00000000" w:rsidRPr="00000000">
            <w:rPr>
              <w:rFonts w:ascii="Courier New" w:cs="Courier New" w:eastAsia="Courier New" w:hAnsi="Courier New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highlight w:val="yellow"/>
              <w:u w:val="none"/>
              <w:vertAlign w:val="baseline"/>
              <w:rtl w:val="0"/>
              <w:rPrChange w:author="Travis Lewis" w:id="97" w:date="2026-04-27T00:29:09Z">
                <w:rPr>
                  <w:rFonts w:ascii="Courier New" w:cs="Courier New" w:eastAsia="Courier New" w:hAnsi="Courier New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  <w:t xml:space="preserve">Luo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00:04:24:02 - 00:04:27:00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am actually one of the first group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00:04:27:00 - 00:04:30:00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mainland</w:t>
        <w:br w:type="textWrapping"/>
        <w:t xml:space="preserve">Chinese cadets for Cathay Pacific.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00:04:30:00 - 00:04:33:11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 name is Cynthia and</w:t>
        <w:br w:type="textWrapping"/>
        <w:t xml:space="preserve">I am a flight purser with Cathay Pacific.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00:04:33:15 - 00:04:36:15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Being a flight attendant was my childhood</w:t>
        <w:br w:type="textWrapping"/>
        <w:t xml:space="preserve">dream.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00:04:36:21 - 00:04:39:12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used to travel a lot with my parents</w:t>
      </w:r>
      <w:sdt>
        <w:sdtPr>
          <w:id w:val="-19932265"/>
          <w:tag w:val="goog_rdk_163"/>
        </w:sdtPr>
        <w:sdtContent>
          <w:del w:author="Travis Lewis" w:id="98" w:date="2026-04-27T00:32:59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and I look up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00:04:39:12 - 00:04:42:24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all the flight attendants</w:t>
        <w:br w:type="textWrapping"/>
        <w:t xml:space="preserve">when I was travel</w:t>
      </w:r>
      <w:sdt>
        <w:sdtPr>
          <w:id w:val="-910140717"/>
          <w:tag w:val="goog_rdk_164"/>
        </w:sdtPr>
        <w:sdtContent>
          <w:ins w:author="Travis Lewis" w:id="99" w:date="2026-04-27T00:29:5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00:04:43:01 - 00:04:46:05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Coming from a small city</w:t>
        <w:br w:type="textWrapping"/>
        <w:t xml:space="preserve">in the </w:t>
      </w:r>
      <w:sdt>
        <w:sdtPr>
          <w:id w:val="-1937013790"/>
          <w:tag w:val="goog_rdk_165"/>
        </w:sdtPr>
        <w:sdtContent>
          <w:del w:author="Travis Lewis" w:id="100" w:date="2026-04-27T00:30:0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delText xml:space="preserve">N</w:delText>
            </w:r>
          </w:del>
        </w:sdtContent>
      </w:sdt>
      <w:sdt>
        <w:sdtPr>
          <w:id w:val="-2000680796"/>
          <w:tag w:val="goog_rdk_166"/>
        </w:sdtPr>
        <w:sdtContent>
          <w:ins w:author="Travis Lewis" w:id="100" w:date="2026-04-27T00:30:0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orth</w:t>
      </w:r>
      <w:sdt>
        <w:sdtPr>
          <w:id w:val="-267094144"/>
          <w:tag w:val="goog_rdk_167"/>
        </w:sdtPr>
        <w:sdtContent>
          <w:ins w:author="Travis Lewis" w:id="101" w:date="2026-04-27T00:32:25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eastern part of China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00:04:46:07 - 00:04:50:08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now work in Hong Kong</w:t>
        <w:br w:type="textWrapping"/>
        <w:t xml:space="preserve">and then work for Cathay as a pilot.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00:04:50:13 - 00:04:54:01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are able to fly</w:t>
        <w:br w:type="textWrapping"/>
        <w:t xml:space="preserve">like so many destinations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00:04:54:01 - 00:04:58:11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like </w:t>
      </w:r>
      <w:sdt>
        <w:sdtPr>
          <w:id w:val="1575724322"/>
          <w:tag w:val="goog_rdk_168"/>
        </w:sdtPr>
        <w:sdtContent>
          <w:ins w:author="Travis Lewis" w:id="102" w:date="2026-04-27T00:42:55Z"/>
          <w:sdt>
            <w:sdtPr>
              <w:id w:val="-531248892"/>
              <w:tag w:val="goog_rdk_169"/>
            </w:sdtPr>
            <w:sdtContent>
              <w:ins w:author="Travis Lewis" w:id="102" w:date="2026-04-27T00:42:55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03" w:date="2026-04-27T00:42:55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Ürümqi</w:t>
                </w:r>
              </w:ins>
            </w:sdtContent>
          </w:sdt>
          <w:ins w:author="Travis Lewis" w:id="102" w:date="2026-04-27T00:42:55Z"/>
        </w:sdtContent>
      </w:sdt>
      <w:sdt>
        <w:sdtPr>
          <w:id w:val="1929768227"/>
          <w:tag w:val="goog_rdk_170"/>
        </w:sdtPr>
        <w:sdtContent>
          <w:del w:author="Travis Lewis" w:id="102" w:date="2026-04-27T00:42:55Z"/>
          <w:sdt>
            <w:sdtPr>
              <w:id w:val="1454275549"/>
              <w:tag w:val="goog_rdk_171"/>
            </w:sdtPr>
            <w:sdtContent>
              <w:del w:author="Travis Lewis" w:id="102" w:date="2026-04-27T00:42:55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03" w:date="2026-04-27T00:42:55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Urumqi</w:delText>
                </w:r>
              </w:del>
            </w:sdtContent>
          </w:sdt>
          <w:del w:author="Travis Lewis" w:id="102" w:date="2026-04-27T00:42:55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Chengdu</w:t>
        <w:br w:type="textWrapping"/>
        <w:t xml:space="preserve">and the newest one is Changsha.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00:04:58:13 - 00:05:00:23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 have the same goals, same spirit,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00:05:00:23 - 00:05:04:21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even if we are of different ages</w:t>
        <w:br w:type="textWrapping"/>
        <w:t xml:space="preserve">or different backgrounds.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00:05:04:23 - 00:05:08:06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That's the great example</w:t>
        <w:br w:type="textWrapping"/>
        <w:t xml:space="preserve">of the slogan </w:t>
      </w:r>
      <w:sdt>
        <w:sdtPr>
          <w:id w:val="1018067736"/>
          <w:tag w:val="goog_rdk_172"/>
        </w:sdtPr>
        <w:sdtContent>
          <w:ins w:author="Travis Lewis" w:id="104" w:date="2026-04-27T00:43:33Z"/>
          <w:sdt>
            <w:sdtPr>
              <w:id w:val="-1602666885"/>
              <w:tag w:val="goog_rdk_173"/>
            </w:sdtPr>
            <w:sdtContent>
              <w:ins w:author="Travis Lewis" w:id="104" w:date="2026-04-27T00:43:33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05" w:date="2026-04-27T00:43:33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‘</w:t>
                </w:r>
              </w:ins>
            </w:sdtContent>
          </w:sdt>
          <w:ins w:author="Travis Lewis" w:id="104" w:date="2026-04-27T00:43:33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Move Beyond</w:t>
      </w:r>
      <w:sdt>
        <w:sdtPr>
          <w:id w:val="536236306"/>
          <w:tag w:val="goog_rdk_174"/>
        </w:sdtPr>
        <w:sdtContent>
          <w:ins w:author="Travis Lewis" w:id="106" w:date="2026-04-27T00:43:34Z"/>
          <w:sdt>
            <w:sdtPr>
              <w:id w:val="1239019336"/>
              <w:tag w:val="goog_rdk_175"/>
            </w:sdtPr>
            <w:sdtContent>
              <w:ins w:author="Travis Lewis" w:id="106" w:date="2026-04-27T00:43:34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07" w:date="2026-04-27T00:43:34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’</w:t>
                </w:r>
              </w:ins>
            </w:sdtContent>
          </w:sdt>
          <w:ins w:author="Travis Lewis" w:id="106" w:date="2026-04-27T00:43:34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00:05:08:08 - 00:05:11:14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</w:t>
      </w:r>
      <w:sdt>
        <w:sdtPr>
          <w:id w:val="-414791166"/>
          <w:tag w:val="goog_rdk_176"/>
        </w:sdtPr>
        <w:sdtContent>
          <w:ins w:author="Travis Lewis" w:id="108" w:date="2026-04-27T00:43:37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what would I say to the younger self?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00:05:11:16 - 00:05:14:18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52847643"/>
        <w:tag w:val="goog_rdk_178"/>
      </w:sdtPr>
      <w:sdtContent>
        <w:p w:rsidR="00000000" w:rsidDel="00000000" w:rsidP="00000000" w:rsidRDefault="00000000" w:rsidRPr="00000000" w14:paraId="000001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urier New" w:cs="Courier New" w:eastAsia="Courier New" w:hAnsi="Courier New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highlight w:val="yellow"/>
              <w:u w:val="none"/>
              <w:vertAlign w:val="baseline"/>
              <w:rPrChange w:author="Travis Lewis" w:id="109" w:date="2026-04-27T00:43:48Z">
                <w:rPr>
                  <w:rFonts w:ascii="Courier New" w:cs="Courier New" w:eastAsia="Courier New" w:hAnsi="Courier New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23067130"/>
              <w:tag w:val="goog_rdk_177"/>
            </w:sdtPr>
            <w:sdtContent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highlight w:val="yellow"/>
                  <w:u w:val="none"/>
                  <w:vertAlign w:val="baseline"/>
                  <w:rtl w:val="0"/>
                  <w:rPrChange w:author="Travis Lewis" w:id="109" w:date="2026-04-27T00:43:48Z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(Chinese -</w:t>
              </w:r>
            </w:sdtContent>
          </w:sdt>
        </w:p>
      </w:sdtContent>
    </w:sdt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00:05:14:18 - 00:05:19:09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501289110"/>
        <w:tag w:val="goog_rdk_180"/>
      </w:sdtPr>
      <w:sdtContent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ourier New" w:cs="Courier New" w:eastAsia="Courier New" w:hAnsi="Courier New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highlight w:val="yellow"/>
              <w:u w:val="none"/>
              <w:vertAlign w:val="baseline"/>
              <w:rPrChange w:author="Travis Lewis" w:id="110" w:date="2026-04-27T00:43:54Z">
                <w:rPr>
                  <w:rFonts w:ascii="Courier New" w:cs="Courier New" w:eastAsia="Courier New" w:hAnsi="Courier New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359259287"/>
              <w:tag w:val="goog_rdk_179"/>
            </w:sdtPr>
            <w:sdtContent>
              <w:r w:rsidDel="00000000" w:rsidR="00000000" w:rsidRPr="00000000">
                <w:rPr>
                  <w:rFonts w:ascii="Courier New" w:cs="Courier New" w:eastAsia="Courier New" w:hAnsi="Courier New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1"/>
                  <w:szCs w:val="21"/>
                  <w:highlight w:val="yellow"/>
                  <w:u w:val="none"/>
                  <w:vertAlign w:val="baseline"/>
                  <w:rtl w:val="0"/>
                  <w:rPrChange w:author="Travis Lewis" w:id="110" w:date="2026-04-27T00:43:54Z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needs translation).</w:t>
              </w:r>
            </w:sdtContent>
          </w:sdt>
        </w:p>
      </w:sdtContent>
    </w:sdt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00:05:19:11 - 00:05:22:03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 80</w:t>
        <w:br w:type="textWrapping"/>
        <w:t xml:space="preserve">years, Cathay has grown beyond flying,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00:05:22:03 - 00:05:25:19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becoming part of people's journeys</w:t>
        <w:br w:type="textWrapping"/>
        <w:t xml:space="preserve">in many different ways.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00:05:25:21 - 00:05:28:19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guided by a simple ambition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00:05:28:19 - 00:05:32:23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become their customers</w:t>
        <w:br w:type="textWrapping"/>
        <w:t xml:space="preserve">most</w:t>
      </w:r>
      <w:sdt>
        <w:sdtPr>
          <w:id w:val="1579644585"/>
          <w:tag w:val="goog_rdk_181"/>
        </w:sdtPr>
        <w:sdtContent>
          <w:ins w:author="Travis Lewis" w:id="111" w:date="2026-04-26T23:54:16Z"/>
          <w:sdt>
            <w:sdtPr>
              <w:id w:val="1759274786"/>
              <w:tag w:val="goog_rdk_182"/>
            </w:sdtPr>
            <w:sdtContent>
              <w:ins w:author="Travis Lewis" w:id="111" w:date="2026-04-26T23:54:1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12" w:date="2026-04-26T23:54:1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-</w:t>
                </w:r>
              </w:ins>
            </w:sdtContent>
          </w:sdt>
          <w:ins w:author="Travis Lewis" w:id="111" w:date="2026-04-26T23:54:16Z"/>
        </w:sdtContent>
      </w:sdt>
      <w:sdt>
        <w:sdtPr>
          <w:id w:val="1054729970"/>
          <w:tag w:val="goog_rdk_183"/>
        </w:sdtPr>
        <w:sdtContent>
          <w:del w:author="Travis Lewis" w:id="111" w:date="2026-04-26T23:54:16Z"/>
          <w:sdt>
            <w:sdtPr>
              <w:id w:val="-394035210"/>
              <w:tag w:val="goog_rdk_184"/>
            </w:sdtPr>
            <w:sdtContent>
              <w:del w:author="Travis Lewis" w:id="111" w:date="2026-04-26T23:54:16Z">
                <w:r w:rsidDel="00000000" w:rsidR="00000000" w:rsidRPr="00000000">
                  <w:rPr>
                    <w:rFonts w:ascii="Courier New" w:cs="Courier New" w:eastAsia="Courier New" w:hAnsi="Courier New"/>
                    <w:sz w:val="21"/>
                    <w:szCs w:val="21"/>
                    <w:rtl w:val="0"/>
                    <w:rPrChange w:author="Travis Lewis" w:id="112" w:date="2026-04-26T23:54:16Z">
                      <w:rPr>
                        <w:rFonts w:ascii="Courier New" w:cs="Courier New" w:eastAsia="Courier New" w:hAnsi="Courier New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sdtContent>
          </w:sdt>
          <w:del w:author="Travis Lewis" w:id="111" w:date="2026-04-26T23:54:16Z"/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love</w:t>
      </w:r>
      <w:sdt>
        <w:sdtPr>
          <w:id w:val="-269937844"/>
          <w:tag w:val="goog_rdk_185"/>
        </w:sdtPr>
        <w:sdtContent>
          <w:ins w:author="Travis Lewis" w:id="113" w:date="2026-04-26T23:53:58Z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ins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service brand.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00:05:33:00 - 00:05:35:10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I'm proud to be part of Cathay's history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00:05:35:10 - 00:05:39:13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I would love to become</w:t>
        <w:br w:type="textWrapping"/>
        <w:t xml:space="preserve">a small part of Cathay's future.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00:05:39:15 - 00:05:44:09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Whilst we've grown from 50 aircraft to 179</w:t>
        <w:br w:type="textWrapping"/>
        <w:t xml:space="preserve">aircraft, the values haven't changed.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00:05:44:11 - 00:05:46:14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future really is about ensuring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00:05:46:14 - 00:05:49:23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that our customers want to fly</w:t>
        <w:br w:type="textWrapping"/>
        <w:t xml:space="preserve">us, that we give them the best aircraft,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00:05:50:04 - 00:05:53:04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best experience</w:t>
        <w:br w:type="textWrapping"/>
        <w:t xml:space="preserve">and the best journey possible.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334" w:right="1335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avis Lewis" w:id="0" w:date="2026-04-27T00:29:23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 spelling? Or should it be 'Lou'?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A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fG7/AaDt8Hnn0j/FJZlzA8vQ==">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