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-76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3585"/>
        <w:gridCol w:w="1545"/>
        <w:gridCol w:w="2820"/>
        <w:gridCol w:w="1275"/>
        <w:tblGridChange w:id="0">
          <w:tblGrid>
            <w:gridCol w:w="1305"/>
            <w:gridCol w:w="3585"/>
            <w:gridCol w:w="1545"/>
            <w:gridCol w:w="2820"/>
            <w:gridCol w:w="127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DURATION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VO / ENGLISH SUBS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SUPERS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REMARKS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yellow"/>
                <w:rtl w:val="0"/>
              </w:rPr>
              <w:t xml:space="preserve">RE-RECORD?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00:00:02:05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ff00ff"/>
                <w:sz w:val="21"/>
                <w:szCs w:val="21"/>
              </w:rPr>
            </w:pPr>
            <w:sdt>
              <w:sdtPr>
                <w:id w:val="-2447066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贵州一直都有种茶,</w:t>
                  <w:br w:type="textWrapping"/>
                  <w:br w:type="textWrapping"/>
                  <w:t xml:space="preserve">Guizhou has a long tradition of growing 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0"/>
              </w:rPr>
              <w:t xml:space="preserve">tea</w:t>
            </w:r>
            <w:r w:rsidDel="00000000" w:rsidR="00000000" w:rsidRPr="00000000">
              <w:rPr>
                <w:color w:val="ff00ff"/>
                <w:sz w:val="21"/>
                <w:szCs w:val="21"/>
                <w:rtl w:val="0"/>
              </w:rPr>
              <w:t xml:space="preserve">,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[Call with Ogilvy - 8 May]</w:t>
            </w:r>
            <w:sdt>
              <w:sdtPr>
                <w:id w:val="-190812157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 </w:t>
                  <w:br w:type="textWrapping"/>
                  <w:br w:type="textWrapping"/>
                  <w:t xml:space="preserve">-There is flexibility in addressing the requested intro “.... 最古老的种茶地区” as supers if a spoken line doesn’t work.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[Response - polished edit 11 May]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sdt>
              <w:sdtPr>
                <w:id w:val="-193076632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We tested the requested intro "贵州是中国最古老的种茶地区" but it doesn't flow naturally into the conversational VO and next line.</w:t>
                  <w:br w:type="textWrapping"/>
                  <w:br w:type="textWrapping"/>
                  <w:t xml:space="preserve">The tonal difference is abrupt, and loses the audience-facing intimacy.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 create a smoother lead-in, we created supers addressing 'oldest tea-growing regions'. </w:t>
              <w:br w:type="textWrapping"/>
              <w:br w:type="textWrapping"/>
              <w:t xml:space="preserve">This approach eases the viewer into the topic and location's (Guizhou and Tongren) connections to Gui Tea.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00:00:05:15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sdt>
              <w:sdtPr>
                <w:id w:val="-195487682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吃茶的习惯和历史</w:t>
                  <w:br w:type="textWrapping"/>
                  <w:br w:type="textWrapping"/>
                  <w:t xml:space="preserve">as well as a history and culture of ‘eating tea’.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—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00:00:07:07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[SUPERS]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  <w:t xml:space="preserve">Guizhou is one of China’s oldest tea-growing regions.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Today, it</w:t>
            </w:r>
            <w:sdt>
              <w:sdtPr>
                <w:id w:val="1338989937"/>
                <w:tag w:val="goog_rdk_4"/>
              </w:sdtPr>
              <w:sdtContent>
                <w:ins w:author="Travis Lewis" w:id="0" w:date="2026-05-11T22:33:08Z"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’</w:t>
                  </w:r>
                </w:ins>
              </w:sdtContent>
            </w:sdt>
            <w:sdt>
              <w:sdtPr>
                <w:id w:val="-1867851326"/>
                <w:tag w:val="goog_rdk_5"/>
              </w:sdtPr>
              <w:sdtContent>
                <w:del w:author="Travis Lewis" w:id="0" w:date="2026-05-11T22:33:08Z"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delText xml:space="preserve"> i</w:delText>
                  </w:r>
                </w:del>
              </w:sdtContent>
            </w:sdt>
            <w:r w:rsidDel="00000000" w:rsidR="00000000" w:rsidRPr="00000000">
              <w:rPr>
                <w:sz w:val="21"/>
                <w:szCs w:val="21"/>
                <w:rtl w:val="0"/>
              </w:rPr>
              <w:t xml:space="preserve">s a fast-rising matcha hub.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00:00:11:24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sdt>
              <w:sdtPr>
                <w:id w:val="-73582381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我们茶喝得多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  <w:t xml:space="preserve">We drink tea all the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VO change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00:00:14:15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sdt>
              <w:sdtPr>
                <w:id w:val="43691204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几乎天天都跟抹茶打交道 </w:t>
                  <w:tab/>
                  <w:br w:type="textWrapping"/>
                  <w:t xml:space="preserve">and </w:t>
                </w:r>
              </w:sdtContent>
            </w:sdt>
            <w:r w:rsidDel="00000000" w:rsidR="00000000" w:rsidRPr="00000000">
              <w:rPr>
                <w:sz w:val="21"/>
                <w:szCs w:val="21"/>
                <w:rtl w:val="0"/>
              </w:rPr>
              <w:t xml:space="preserve">come in touch with matcha almost every single day.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VO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00:00:18:24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[SUPERS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]</w:t>
              <w:br w:type="textWrapping"/>
              <w:br w:type="textWrapping"/>
              <w:t xml:space="preserve">Nestled at the foot of Mount Fanjing, a Unesco World Heritage Site in Guizhou</w:t>
            </w:r>
            <w:sdt>
              <w:sdtPr>
                <w:id w:val="330865659"/>
                <w:tag w:val="goog_rdk_8"/>
              </w:sdtPr>
              <w:sdtContent>
                <w:ins w:author="Travis Lewis" w:id="1" w:date="2026-05-11T22:34:17Z"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,</w:t>
                  </w:r>
                </w:ins>
              </w:sdtContent>
            </w:sdt>
            <w:sdt>
              <w:sdtPr>
                <w:id w:val="1101143432"/>
                <w:tag w:val="goog_rdk_9"/>
              </w:sdtPr>
              <w:sdtContent>
                <w:del w:author="Travis Lewis" w:id="1" w:date="2026-05-11T22:34:17Z"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delText xml:space="preserve">.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  <w:t xml:space="preserve">Tongren</w:t>
            </w:r>
            <w:sdt>
              <w:sdtPr>
                <w:id w:val="-2114144041"/>
                <w:tag w:val="goog_rdk_10"/>
              </w:sdtPr>
              <w:sdtContent>
                <w:ins w:author="Travis Lewis" w:id="2" w:date="2026-05-11T22:34:40Z"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 –</w:t>
                  </w:r>
                </w:ins>
              </w:sdtContent>
            </w:sdt>
            <w:sdt>
              <w:sdtPr>
                <w:id w:val="-1662336652"/>
                <w:tag w:val="goog_rdk_11"/>
              </w:sdtPr>
              <w:sdtContent>
                <w:del w:author="Travis Lewis" w:id="2" w:date="2026-05-11T22:34:40Z"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delText xml:space="preserve">,</w:delText>
                  </w:r>
                </w:del>
              </w:sdtContent>
            </w:sdt>
            <w:r w:rsidDel="00000000" w:rsidR="00000000" w:rsidRPr="00000000">
              <w:rPr>
                <w:sz w:val="21"/>
                <w:szCs w:val="21"/>
                <w:rtl w:val="0"/>
              </w:rPr>
              <w:t xml:space="preserve"> known as China’s ‘Matcha Capital’</w:t>
            </w:r>
            <w:sdt>
              <w:sdtPr>
                <w:id w:val="-673020463"/>
                <w:tag w:val="goog_rdk_12"/>
              </w:sdtPr>
              <w:sdtContent>
                <w:ins w:author="Travis Lewis" w:id="3" w:date="2026-05-11T22:34:43Z"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 –</w:t>
                  </w:r>
                </w:ins>
              </w:sdtContent>
            </w:sdt>
            <w:sdt>
              <w:sdtPr>
                <w:id w:val="-176381452"/>
                <w:tag w:val="goog_rdk_13"/>
              </w:sdtPr>
              <w:sdtContent>
                <w:del w:author="Travis Lewis" w:id="3" w:date="2026-05-11T22:34:43Z"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delText xml:space="preserve">,</w:delText>
                  </w:r>
                </w:del>
              </w:sdtContent>
            </w:sdt>
            <w:r w:rsidDel="00000000" w:rsidR="00000000" w:rsidRPr="00000000">
              <w:rPr>
                <w:sz w:val="21"/>
                <w:szCs w:val="21"/>
                <w:rtl w:val="0"/>
              </w:rPr>
              <w:t xml:space="preserve"> is where Gui Tea has built one of the most significant matcha operations locally.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With the adjusted supers above, there’s now a sharper association between Guizhou, matcha production and Gui Tea.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00:00:27:00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sdt>
              <w:sdtPr>
                <w:id w:val="-16457466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我们的茶园都分布在贵州生态良好的山区里面</w:t>
                  <w:br w:type="textWrapping"/>
                  <w:br w:type="textWrapping"/>
                  <w:t xml:space="preserve">Our tea plantations are located on Guizhou’s various mountainsides with good ecological conditions.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English subtitles finessed for language - pending BBC and third party compliance.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00:00:32:03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sdt>
              <w:sdtPr>
                <w:id w:val="-99353269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高海拔，低纬度，多云雾</w:t>
                  <w:br w:type="textWrapping"/>
                  <w:br w:type="textWrapping"/>
                  <w:t xml:space="preserve">High altitude, low latitude, frequent cloud and mist</w:t>
                </w:r>
              </w:sdtContent>
            </w:sdt>
            <w:sdt>
              <w:sdtPr>
                <w:id w:val="1156508503"/>
                <w:tag w:val="goog_rdk_15"/>
              </w:sdtPr>
              <w:sdtContent>
                <w:ins w:author="Travis Lewis" w:id="4" w:date="2026-05-11T22:36:34Z">
                  <w:r w:rsidDel="00000000" w:rsidR="00000000" w:rsidRPr="00000000">
                    <w:rPr>
                      <w:rFonts w:ascii="Arimo" w:cs="Arimo" w:eastAsia="Arimo" w:hAnsi="Arimo"/>
                      <w:sz w:val="21"/>
                      <w:szCs w:val="21"/>
                      <w:rtl w:val="0"/>
                    </w:rPr>
                    <w:t xml:space="preserve">: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sdt>
              <w:sdtPr>
                <w:id w:val="-11092656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Removed [寡日照]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00:00:36:04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sdt>
              <w:sdtPr>
                <w:id w:val="-193557873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这几个要素都是产优质抹茶的必备的自然条件</w:t>
                  <w:br w:type="textWrapping"/>
                  <w:br w:type="textWrapping"/>
                </w:r>
              </w:sdtContent>
            </w:sdt>
            <w:sdt>
              <w:sdtPr>
                <w:id w:val="1598823096"/>
                <w:tag w:val="goog_rdk_18"/>
              </w:sdtPr>
              <w:sdtContent>
                <w:del w:author="Travis Lewis" w:id="5" w:date="2026-05-11T22:36:36Z">
                  <w:r w:rsidDel="00000000" w:rsidR="00000000" w:rsidRPr="00000000">
                    <w:rPr>
                      <w:rFonts w:ascii="Arimo" w:cs="Arimo" w:eastAsia="Arimo" w:hAnsi="Arimo"/>
                      <w:sz w:val="21"/>
                      <w:szCs w:val="21"/>
                      <w:rtl w:val="0"/>
                    </w:rPr>
                    <w:delText xml:space="preserve">T</w:delText>
                  </w:r>
                </w:del>
              </w:sdtContent>
            </w:sdt>
            <w:sdt>
              <w:sdtPr>
                <w:id w:val="-2015390038"/>
                <w:tag w:val="goog_rdk_19"/>
              </w:sdtPr>
              <w:sdtContent>
                <w:ins w:author="Travis Lewis" w:id="5" w:date="2026-05-11T22:36:36Z">
                  <w:r w:rsidDel="00000000" w:rsidR="00000000" w:rsidRPr="00000000">
                    <w:rPr>
                      <w:rFonts w:ascii="Arimo" w:cs="Arimo" w:eastAsia="Arimo" w:hAnsi="Arimo"/>
                      <w:sz w:val="21"/>
                      <w:szCs w:val="21"/>
                      <w:rtl w:val="0"/>
                    </w:rPr>
                    <w:t xml:space="preserve">t</w:t>
                  </w:r>
                </w:ins>
              </w:sdtContent>
            </w:sdt>
            <w:r w:rsidDel="00000000" w:rsidR="00000000" w:rsidRPr="00000000">
              <w:rPr>
                <w:rFonts w:ascii="Arimo" w:cs="Arimo" w:eastAsia="Arimo" w:hAnsi="Arimo"/>
                <w:sz w:val="21"/>
                <w:szCs w:val="21"/>
                <w:rtl w:val="0"/>
              </w:rPr>
              <w:t xml:space="preserve">hese are all essential conditions for producing quality matcha.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sdt>
              <w:sdtPr>
                <w:id w:val="-169259496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Added [抹茶], [自然]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00:00:41:15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1"/>
                <w:szCs w:val="21"/>
              </w:rPr>
            </w:pPr>
            <w:sdt>
              <w:sdtPr>
                <w:id w:val="450964531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茶树更喜欢散射光</w:t>
                  <w:br w:type="textWrapping"/>
                  <w:t xml:space="preserve">这样的话, 对它生长更加有利</w:t>
                  <w:br w:type="textWrapping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Tea plants prefer diffused light. 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This is much more beneficial for their growth.</w:t>
              <w:br w:type="textWrapping"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Removed line “Tea plants don’t actually thrive under strong direct sunlight”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00:00:46:22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sdt>
              <w:sdtPr>
                <w:id w:val="1930587189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我们遵循生态可持续发展，用欧盟标准来细心养护茶树 </w:t>
                  <w:br w:type="textWrapping"/>
                  <w:br w:type="textWrapping"/>
                  <w:t xml:space="preserve">We care about the environment, practising sustainable agriculture and growing our tea to EU standards.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Reviewed the manner and tone of speech after our call with Ogilvy, 8 March. </w:t>
              <w:br w:type="textWrapping"/>
              <w:br w:type="textWrapping"/>
              <w:t xml:space="preserve">English subtitles draw connections between environmental care, sustainability and EU standards — to bridge livelihood and ecological sustainability.</w:t>
              <w:br w:type="textWrapping"/>
              <w:br w:type="textWrapping"/>
              <w:t xml:space="preserve">This creates a stronger case for the broader ‘community development’ narrative.</w:t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sz w:val="21"/>
                <w:szCs w:val="21"/>
                <w:highlight w:val="yellow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00:00:54:17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sdt>
              <w:sdtPr>
                <w:id w:val="-173755798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我们长期在这个田间劳作，看到它的这个变化 </w:t>
                  <w:tab/>
                  <w:br w:type="textWrapping"/>
                  <w:br w:type="textWrapping"/>
                  <w:t xml:space="preserve">Spending so much time out in the fields, we</w:t>
                </w:r>
              </w:sdtContent>
            </w:sdt>
            <w:sdt>
              <w:sdtPr>
                <w:id w:val="1966213230"/>
                <w:tag w:val="goog_rdk_24"/>
              </w:sdtPr>
              <w:sdtContent>
                <w:ins w:author="Travis Lewis" w:id="6" w:date="2026-05-11T22:37:18Z">
                  <w:r w:rsidDel="00000000" w:rsidR="00000000" w:rsidRPr="00000000">
                    <w:rPr>
                      <w:rFonts w:ascii="Arimo" w:cs="Arimo" w:eastAsia="Arimo" w:hAnsi="Arimo"/>
                      <w:sz w:val="21"/>
                      <w:szCs w:val="21"/>
                      <w:rtl w:val="0"/>
                    </w:rPr>
                    <w:t xml:space="preserve">’</w:t>
                  </w:r>
                </w:ins>
              </w:sdtContent>
            </w:sdt>
            <w:sdt>
              <w:sdtPr>
                <w:id w:val="-1619387137"/>
                <w:tag w:val="goog_rdk_25"/>
              </w:sdtPr>
              <w:sdtContent>
                <w:del w:author="Travis Lewis" w:id="6" w:date="2026-05-11T22:37:18Z">
                  <w:r w:rsidDel="00000000" w:rsidR="00000000" w:rsidRPr="00000000">
                    <w:rPr>
                      <w:rFonts w:ascii="Arimo" w:cs="Arimo" w:eastAsia="Arimo" w:hAnsi="Arimo"/>
                      <w:sz w:val="21"/>
                      <w:szCs w:val="21"/>
                      <w:rtl w:val="0"/>
                    </w:rPr>
                    <w:delText xml:space="preserve"> ha</w:delText>
                  </w:r>
                </w:del>
              </w:sdtContent>
            </w:sdt>
            <w:r w:rsidDel="00000000" w:rsidR="00000000" w:rsidRPr="00000000">
              <w:rPr>
                <w:rFonts w:ascii="Arimo" w:cs="Arimo" w:eastAsia="Arimo" w:hAnsi="Arimo"/>
                <w:sz w:val="21"/>
                <w:szCs w:val="21"/>
                <w:rtl w:val="0"/>
              </w:rPr>
              <w:t xml:space="preserve">ve watched it change over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VO change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00:00:59:06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sdt>
              <w:sdtPr>
                <w:id w:val="167823656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我们精心培育好茶，让更多人过上好生活</w:t>
                  <w:br w:type="textWrapping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 carefully cultivate quality tea so that people can lead more fulfilling lives. </w:t>
              <w:br w:type="textWrapping"/>
            </w:r>
          </w:p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sdt>
              <w:sdtPr>
                <w:id w:val="1729258759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Pending compliance further advice on options including “我们产好茶，让更多人过上好的生活”</w:t>
                  <w:br w:type="textWrapping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guideline still stands - connection between matcha production (not ‘quality tea’) and ‘improved’ livelihood need to be clear.</w:t>
            </w:r>
          </w:p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 also want to flag the tone and feel of the dialogue - this adjusted line needs to sound like a lived experience, to match the previous line.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sz w:val="21"/>
                <w:szCs w:val="21"/>
                <w:highlight w:val="yellow"/>
                <w:rtl w:val="0"/>
              </w:rPr>
              <w:t xml:space="preserve">Yes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00:01:04:17</w:t>
            </w:r>
          </w:p>
        </w:tc>
        <w:tc>
          <w:tcPr>
            <w:gridSpan w:val="2"/>
            <w:shd w:fill="3adac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[SUPERS]</w:t>
            </w: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  <w:br w:type="textWrapping"/>
              <w:t xml:space="preserve">These highland plantations supporting Gui Tea don't just grow matcha.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  <w:t xml:space="preserve">Up here, they grow it to strict standards, free from chemical pesticides and artificial stimulants.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00:01:15:09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-1635325098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贵州产区十里不同天</w:t>
                  <w:br w:type="textWrapping"/>
                  <w:br w:type="textWrapping"/>
                  <w:t xml:space="preserve">The Guizhou region is characterised by a wide variety of microclimates.</w:t>
                  <w:br w:type="textWrapping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VO change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00:01:17:16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-2136562579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不同的山头，海拔、日照、降水和温差的差异明显</w:t>
                  <w:br w:type="textWrapping"/>
                  <w:br w:type="textWrapping"/>
                  <w:t xml:space="preserve">Each hilltop has distinct differences in altitude, sunshine, rainfall and temperature.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VO change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00:01:23:01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-313700160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让贵州抹茶呈现风味多样性</w:t>
                  <w:br w:type="textWrapping"/>
                  <w:br w:type="textWrapping"/>
                  <w:t xml:space="preserve">All of this brings out </w:t>
                </w:r>
              </w:sdtContent>
            </w:sdt>
            <w:sdt>
              <w:sdtPr>
                <w:id w:val="-1928387449"/>
                <w:tag w:val="goog_rdk_31"/>
              </w:sdtPr>
              <w:sdtContent>
                <w:ins w:author="Travis Lewis" w:id="7" w:date="2026-05-11T22:38:33Z">
                  <w:r w:rsidDel="00000000" w:rsidR="00000000" w:rsidRPr="00000000">
                    <w:rPr>
                      <w:rFonts w:ascii="Arimo" w:cs="Arimo" w:eastAsia="Arimo" w:hAnsi="Arimo"/>
                      <w:sz w:val="21"/>
                      <w:szCs w:val="21"/>
                      <w:rtl w:val="0"/>
                    </w:rPr>
                    <w:t xml:space="preserve">the </w:t>
                  </w:r>
                </w:ins>
              </w:sdtContent>
            </w:sdt>
            <w:r w:rsidDel="00000000" w:rsidR="00000000" w:rsidRPr="00000000">
              <w:rPr>
                <w:rFonts w:ascii="Arimo" w:cs="Arimo" w:eastAsia="Arimo" w:hAnsi="Arimo"/>
                <w:sz w:val="21"/>
                <w:szCs w:val="21"/>
                <w:rtl w:val="0"/>
              </w:rPr>
              <w:t xml:space="preserve">diverse flavours of Guizhou’s matcha.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adjusted line changes the meaning of original sentence</w:t>
              <w:br w:type="textWrapping"/>
              <w:br w:type="textWrapping"/>
              <w:t xml:space="preserve"> ‘All of this creates very distinct regional characteristics in the tea’</w:t>
              <w:br w:type="textWrapping"/>
              <w:br w:type="textWrapping"/>
              <w:t xml:space="preserve">Re-record required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sz w:val="21"/>
                <w:szCs w:val="21"/>
                <w:highlight w:val="yellow"/>
                <w:rtl w:val="0"/>
              </w:rPr>
              <w:t xml:space="preserve">Yes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00:01:26:06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[SUPERS]</w:t>
            </w: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  <w:br w:type="textWrapping"/>
              <w:t xml:space="preserve">Gui Tea is known locally as the ‘Matcha Super Factory’</w:t>
            </w:r>
            <w:sdt>
              <w:sdtPr>
                <w:id w:val="865222012"/>
                <w:tag w:val="goog_rdk_33"/>
              </w:sdtPr>
              <w:sdtContent>
                <w:ins w:author="Travis Lewis" w:id="8" w:date="2026-05-11T22:38:53Z"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.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  <w:t xml:space="preserve">From plantations to modern facilities, rigorous standards shape every step of its matcha’s quality and aroma.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Pending BBC and third party compliance on ‘Matcha Super Factory’ </w:t>
              <w:br w:type="textWrapping"/>
              <w:br w:type="textWrapping"/>
              <w:t xml:space="preserve">(national level evidence and production levels submitted)</w:t>
              <w:br w:type="textWrapping"/>
              <w:br w:type="textWrapping"/>
              <w:t xml:space="preserve">Factory drone shot included around here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00:01:34:12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color w:val="4a86e8"/>
                <w:sz w:val="21"/>
                <w:szCs w:val="21"/>
              </w:rPr>
            </w:pPr>
            <w:sdt>
              <w:sdtPr>
                <w:id w:val="-143950244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对我来说，现代的‘吃茶’方式可以根据不同的食材去定制抹茶的味道</w:t>
                  <w:br w:type="textWrapping"/>
                  <w:br w:type="textWrapping"/>
                </w:r>
              </w:sdtContent>
            </w:sdt>
            <w:r w:rsidDel="00000000" w:rsidR="00000000" w:rsidRPr="00000000">
              <w:rPr>
                <w:sz w:val="21"/>
                <w:szCs w:val="21"/>
                <w:rtl w:val="0"/>
              </w:rPr>
              <w:t xml:space="preserve">To me, the modern way of ‘eating tea’ involves tailoring matcha’s flavour to suit different ingredients</w:t>
            </w:r>
            <w:sdt>
              <w:sdtPr>
                <w:id w:val="-1492957230"/>
                <w:tag w:val="goog_rdk_34"/>
              </w:sdtPr>
              <w:sdtContent>
                <w:ins w:author="Kevin Pham" w:id="9" w:date="2026-05-11T04:24:00Z">
                  <w:r w:rsidDel="00000000" w:rsidR="00000000" w:rsidRPr="00000000">
                    <w:rPr>
                      <w:b w:val="1"/>
                      <w:bCs w:val="1"/>
                      <w:color w:val="4a86e8"/>
                      <w:sz w:val="21"/>
                      <w:szCs w:val="21"/>
                      <w:rtl w:val="0"/>
                    </w:rPr>
                    <w:t xml:space="preserve">.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VO change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00:01:42:04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-66484104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我们的抹茶会经过拼配来展现不同 ‘定制化’的差异</w:t>
                  <w:br w:type="textWrapping"/>
                  <w:br w:type="textWrapping"/>
                  <w:t xml:space="preserve">Our matcha goes through a blending process to create a range of  ‘customised’ profiles.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-1115840084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No VO change</w:t>
                  <w:br w:type="textWrapping"/>
                  <w:br w:type="textWrapping"/>
                  <w:t xml:space="preserve">Visually, we made sure that the sequence for R&amp;D dialogue matches the linear process from leaves → powder → packaging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00:01:47:12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1474674267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通过这个过程，我们可以让抹茶呈现出各种不同的风味，让大家都能找到自己喜欢的口味。</w:t>
                  <w:br w:type="textWrapping"/>
                  <w:br w:type="textWrapping"/>
                  <w:t xml:space="preserve">Through this process, we can bring out a variety of different flavours, so that everyone can find something they enjoy.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change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00:01:56:23</w:t>
            </w:r>
          </w:p>
        </w:tc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[SUPERS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]</w:t>
              <w:br w:type="textWrapping"/>
              <w:br w:type="textWrapping"/>
              <w:t xml:space="preserve">Guizhou’s matcha is revealing how one ingredient can unlock possibilities.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Changed ‘infinite possibilities’ to ‘unlock possibilities’</w:t>
              <w:br w:type="textWrapping"/>
              <w:br w:type="textWrapping"/>
              <w:t xml:space="preserve">Compliance - need to avoid absolute claims ‘infinite’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00:02:01:01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-789547685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抹茶有着多样的玩法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There are many creative ways to enjoy matcha.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Moved line up as requested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00:02:02:16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917906593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我们发现，不只是在国内的消费者很喜欢</w:t>
                  <w:br w:type="textWrapping"/>
                  <w:br w:type="textWrapping"/>
                  <w:t xml:space="preserve">We</w:t>
                </w:r>
              </w:sdtContent>
            </w:sdt>
            <w:sdt>
              <w:sdtPr>
                <w:id w:val="-940879848"/>
                <w:tag w:val="goog_rdk_40"/>
              </w:sdtPr>
              <w:sdtContent>
                <w:ins w:author="Travis Lewis" w:id="10" w:date="2026-05-11T22:40:12Z">
                  <w:r w:rsidDel="00000000" w:rsidR="00000000" w:rsidRPr="00000000">
                    <w:rPr>
                      <w:rFonts w:ascii="Arimo" w:cs="Arimo" w:eastAsia="Arimo" w:hAnsi="Arimo"/>
                      <w:sz w:val="21"/>
                      <w:szCs w:val="21"/>
                      <w:rtl w:val="0"/>
                    </w:rPr>
                    <w:t xml:space="preserve">’</w:t>
                  </w:r>
                </w:ins>
              </w:sdtContent>
            </w:sdt>
            <w:sdt>
              <w:sdtPr>
                <w:id w:val="-222633600"/>
                <w:tag w:val="goog_rdk_41"/>
              </w:sdtPr>
              <w:sdtContent>
                <w:del w:author="Travis Lewis" w:id="10" w:date="2026-05-11T22:40:12Z">
                  <w:r w:rsidDel="00000000" w:rsidR="00000000" w:rsidRPr="00000000">
                    <w:rPr>
                      <w:rFonts w:ascii="Arimo" w:cs="Arimo" w:eastAsia="Arimo" w:hAnsi="Arimo"/>
                      <w:sz w:val="21"/>
                      <w:szCs w:val="21"/>
                      <w:rtl w:val="0"/>
                    </w:rPr>
                    <w:delText xml:space="preserve"> ha</w:delText>
                  </w:r>
                </w:del>
              </w:sdtContent>
            </w:sdt>
            <w:r w:rsidDel="00000000" w:rsidR="00000000" w:rsidRPr="00000000">
              <w:rPr>
                <w:rFonts w:ascii="Arimo" w:cs="Arimo" w:eastAsia="Arimo" w:hAnsi="Arimo"/>
                <w:sz w:val="21"/>
                <w:szCs w:val="21"/>
                <w:rtl w:val="0"/>
              </w:rPr>
              <w:t xml:space="preserve">ve noticed that it’s not just consumers in China who love matcha</w:t>
            </w:r>
            <w:sdt>
              <w:sdtPr>
                <w:id w:val="-374960719"/>
                <w:tag w:val="goog_rdk_42"/>
              </w:sdtPr>
              <w:sdtContent>
                <w:ins w:author="Travis Lewis" w:id="11" w:date="2026-05-11T22:41:02Z">
                  <w:r w:rsidDel="00000000" w:rsidR="00000000" w:rsidRPr="00000000">
                    <w:rPr>
                      <w:rFonts w:ascii="Arimo" w:cs="Arimo" w:eastAsia="Arimo" w:hAnsi="Arimo"/>
                      <w:sz w:val="21"/>
                      <w:szCs w:val="21"/>
                      <w:rtl w:val="0"/>
                    </w:rPr>
                    <w:t xml:space="preserve">;</w:t>
                  </w:r>
                </w:ins>
              </w:sdtContent>
            </w:sdt>
            <w:sdt>
              <w:sdtPr>
                <w:id w:val="1400584363"/>
                <w:tag w:val="goog_rdk_43"/>
              </w:sdtPr>
              <w:sdtContent>
                <w:del w:author="Travis Lewis" w:id="11" w:date="2026-05-11T22:41:02Z">
                  <w:r w:rsidDel="00000000" w:rsidR="00000000" w:rsidRPr="00000000">
                    <w:rPr>
                      <w:rFonts w:ascii="Arimo" w:cs="Arimo" w:eastAsia="Arimo" w:hAnsi="Arimo"/>
                      <w:sz w:val="21"/>
                      <w:szCs w:val="21"/>
                      <w:rtl w:val="0"/>
                    </w:rPr>
                    <w:delText xml:space="preserve">.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ab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 have retained this line. </w:t>
              <w:br w:type="textWrapping"/>
              <w:br w:type="textWrapping"/>
              <w:t xml:space="preserve">Removing it creates disjointed dialogue, and we would be lacking the ‘local to global’ context. 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00:02:06:12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118379656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全球的消费者也都对抹茶非常喜欢</w:t>
                </w:r>
              </w:sdtContent>
            </w:sdt>
            <w:r w:rsidDel="00000000" w:rsidR="00000000" w:rsidRPr="00000000">
              <w:rPr>
                <w:rtl w:val="0"/>
              </w:rPr>
              <w:tab/>
              <w:br w:type="textWrapping"/>
            </w:r>
            <w:sdt>
              <w:sdtPr>
                <w:id w:val="1346552470"/>
                <w:tag w:val="goog_rdk_45"/>
              </w:sdtPr>
              <w:sdtContent>
                <w:del w:author="Travis Lewis" w:id="12" w:date="2026-05-11T22:41:05Z">
                  <w:r w:rsidDel="00000000" w:rsidR="00000000" w:rsidRPr="00000000">
                    <w:rPr>
                      <w:rFonts w:ascii="Arimo" w:cs="Arimo" w:eastAsia="Arimo" w:hAnsi="Arimo"/>
                      <w:sz w:val="21"/>
                      <w:szCs w:val="21"/>
                      <w:rtl w:val="0"/>
                    </w:rPr>
                    <w:delText xml:space="preserve">P</w:delText>
                  </w:r>
                </w:del>
              </w:sdtContent>
            </w:sdt>
            <w:sdt>
              <w:sdtPr>
                <w:id w:val="324000088"/>
                <w:tag w:val="goog_rdk_46"/>
              </w:sdtPr>
              <w:sdtContent>
                <w:ins w:author="Travis Lewis" w:id="12" w:date="2026-05-11T22:41:05Z">
                  <w:r w:rsidDel="00000000" w:rsidR="00000000" w:rsidRPr="00000000">
                    <w:rPr>
                      <w:rFonts w:ascii="Arimo" w:cs="Arimo" w:eastAsia="Arimo" w:hAnsi="Arimo"/>
                      <w:sz w:val="21"/>
                      <w:szCs w:val="21"/>
                      <w:rtl w:val="0"/>
                    </w:rPr>
                    <w:t xml:space="preserve">p</w:t>
                  </w:r>
                </w:ins>
              </w:sdtContent>
            </w:sdt>
            <w:r w:rsidDel="00000000" w:rsidR="00000000" w:rsidRPr="00000000">
              <w:rPr>
                <w:rFonts w:ascii="Arimo" w:cs="Arimo" w:eastAsia="Arimo" w:hAnsi="Arimo"/>
                <w:sz w:val="21"/>
                <w:szCs w:val="21"/>
                <w:rtl w:val="0"/>
              </w:rPr>
              <w:t xml:space="preserve">eople around the world are embracing it too.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change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00:02:12:07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-994348560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我觉得抹茶在年轻人当中很火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 think matcha is having a moment among young people these days.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-76327402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Removed verbal punctuations “对”</w:t>
                  <w:br w:type="textWrapping"/>
                  <w:br w:type="textWrapping"/>
                  <w:t xml:space="preserve">No VO change otherwise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00:02:15:10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1668113045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喜欢它的人也叫那个抹茶脑袋、抹茶控</w:t>
                  <w:tab/>
                  <w:br w:type="textWrapping"/>
                  <w:br w:type="textWrapping"/>
                  <w:t xml:space="preserve">I’ve seen people call themselves ‘matcha heads’ </w:t>
                </w:r>
              </w:sdtContent>
            </w:sdt>
            <w:sdt>
              <w:sdtPr>
                <w:id w:val="1878091880"/>
                <w:tag w:val="goog_rdk_50"/>
              </w:sdtPr>
              <w:sdtContent>
                <w:ins w:author="Travis Lewis" w:id="13" w:date="2026-05-11T22:41:39Z">
                  <w:r w:rsidDel="00000000" w:rsidR="00000000" w:rsidRPr="00000000">
                    <w:rPr>
                      <w:rFonts w:ascii="Arimo" w:cs="Arimo" w:eastAsia="Arimo" w:hAnsi="Arimo"/>
                      <w:sz w:val="21"/>
                      <w:szCs w:val="21"/>
                      <w:rtl w:val="0"/>
                    </w:rPr>
                    <w:t xml:space="preserve">on</w:t>
                  </w:r>
                </w:ins>
              </w:sdtContent>
            </w:sdt>
            <w:sdt>
              <w:sdtPr>
                <w:id w:val="1460941500"/>
                <w:tag w:val="goog_rdk_51"/>
              </w:sdtPr>
              <w:sdtContent>
                <w:del w:author="Travis Lewis" w:id="13" w:date="2026-05-11T22:41:39Z">
                  <w:r w:rsidDel="00000000" w:rsidR="00000000" w:rsidRPr="00000000">
                    <w:rPr>
                      <w:rFonts w:ascii="Arimo" w:cs="Arimo" w:eastAsia="Arimo" w:hAnsi="Arimo"/>
                      <w:sz w:val="21"/>
                      <w:szCs w:val="21"/>
                      <w:rtl w:val="0"/>
                    </w:rPr>
                    <w:delText xml:space="preserve">around</w:delText>
                  </w:r>
                </w:del>
              </w:sdtContent>
            </w:sdt>
            <w:r w:rsidDel="00000000" w:rsidR="00000000" w:rsidRPr="00000000">
              <w:rPr>
                <w:rFonts w:ascii="Arimo" w:cs="Arimo" w:eastAsia="Arimo" w:hAnsi="Arimo"/>
                <w:sz w:val="21"/>
                <w:szCs w:val="21"/>
                <w:rtl w:val="0"/>
              </w:rPr>
              <w:t xml:space="preserve"> social media.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VO change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00:02:18:10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372759121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贵州抹茶的包容性和延展性很高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Arimo" w:cs="Arimo" w:eastAsia="Arimo" w:hAnsi="Arimo"/>
                <w:sz w:val="21"/>
                <w:szCs w:val="21"/>
                <w:rtl w:val="0"/>
              </w:rPr>
              <w:t xml:space="preserve">Guizhou’s matcha is incredibly versatile and adaptable.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VO change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00:02:24:13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-1044334441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万食皆抹，万饮皆茶，很多的食品和饮品，我们都可以通过吃茶这种方式去做创新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Matcha can find its way into all kinds of food and drinks. Through this modern idea of ‘eating tea</w:t>
            </w:r>
            <w:sdt>
              <w:sdtPr>
                <w:id w:val="1125267858"/>
                <w:tag w:val="goog_rdk_55"/>
              </w:sdtPr>
              <w:sdtContent>
                <w:del w:author="Travis Lewis" w:id="14" w:date="2026-05-11T22:42:01Z"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delText xml:space="preserve">,</w:delText>
                  </w:r>
                </w:del>
              </w:sdtContent>
            </w:sdt>
            <w:r w:rsidDel="00000000" w:rsidR="00000000" w:rsidRPr="00000000">
              <w:rPr>
                <w:sz w:val="21"/>
                <w:szCs w:val="21"/>
                <w:rtl w:val="0"/>
              </w:rPr>
              <w:t xml:space="preserve">’</w:t>
            </w:r>
            <w:sdt>
              <w:sdtPr>
                <w:id w:val="-1200518877"/>
                <w:tag w:val="goog_rdk_56"/>
              </w:sdtPr>
              <w:sdtContent>
                <w:ins w:author="Travis Lewis" w:id="15" w:date="2026-05-11T22:42:03Z"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,</w:t>
                  </w:r>
                </w:ins>
              </w:sdtContent>
            </w:sdt>
            <w:r w:rsidDel="00000000" w:rsidR="00000000" w:rsidRPr="00000000">
              <w:rPr>
                <w:sz w:val="21"/>
                <w:szCs w:val="21"/>
                <w:rtl w:val="0"/>
              </w:rPr>
              <w:t xml:space="preserve"> we’re able to bring innovation to countless culinary experiences</w:t>
            </w:r>
            <w:sdt>
              <w:sdtPr>
                <w:id w:val="1327245998"/>
                <w:tag w:val="goog_rdk_57"/>
              </w:sdtPr>
              <w:sdtContent>
                <w:ins w:author="Kevin Pham" w:id="16" w:date="2026-05-11T04:27:00Z"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.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VO change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00:02:31:20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2008842187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所以说我们会在抹茶面条，抹茶月饼、抹茶巧克力中去融入抹茶的元素</w:t>
                  <w:tab/>
                  <w:br w:type="textWrapping"/>
                  <w:br w:type="textWrapping"/>
                  <w:t xml:space="preserve">We can use matcha in noodles, mooncakes</w:t>
                </w:r>
              </w:sdtContent>
            </w:sdt>
            <w:sdt>
              <w:sdtPr>
                <w:id w:val="-59300901"/>
                <w:tag w:val="goog_rdk_58"/>
              </w:sdtPr>
              <w:sdtContent>
                <w:del w:author="Travis Lewis" w:id="17" w:date="2026-05-11T22:42:22Z">
                  <w:r w:rsidDel="00000000" w:rsidR="00000000" w:rsidRPr="00000000">
                    <w:rPr>
                      <w:rFonts w:ascii="Arimo" w:cs="Arimo" w:eastAsia="Arimo" w:hAnsi="Arimo"/>
                      <w:sz w:val="21"/>
                      <w:szCs w:val="21"/>
                      <w:rtl w:val="0"/>
                    </w:rPr>
                    <w:delText xml:space="preserve">,</w:delText>
                  </w:r>
                </w:del>
              </w:sdtContent>
            </w:sdt>
            <w:r w:rsidDel="00000000" w:rsidR="00000000" w:rsidRPr="00000000">
              <w:rPr>
                <w:rFonts w:ascii="Arimo" w:cs="Arimo" w:eastAsia="Arimo" w:hAnsi="Arimo"/>
                <w:sz w:val="21"/>
                <w:szCs w:val="21"/>
                <w:rtl w:val="0"/>
              </w:rPr>
              <w:t xml:space="preserve"> and chocolates.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VO change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00:02:38:14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-2090021959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抹茶的想象空间很大</w:t>
                  <w:tab/>
                  <w:br w:type="textWrapping"/>
                  <w:br w:type="textWrapping"/>
                  <w:t xml:space="preserve">Matcha has so much creative potential.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VO change. </w:t>
              <w:br w:type="textWrapping"/>
              <w:br w:type="textWrapping"/>
              <w:t xml:space="preserve">Moved this line up as requested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00:02:42:03</w:t>
            </w:r>
          </w:p>
        </w:tc>
        <w:tc>
          <w:tcPr>
            <w:gridSpan w:val="2"/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[SUPERS]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Blending flavour and expertise, Gui Tea is showing the world how far matcha can go.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Finessed the choice of words so that the ‘local to global’ narrative is sharp enough for the film’s ending.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00:02:50:12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1227734938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希望贵州的抹茶可以打开大家的想象空间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210859506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我们也希望有一天大家都亲自去感受到这一点</w:t>
                  <w:tab/>
                  <w:br w:type="textWrapping"/>
                  <w:br w:type="textWrapping"/>
                  <w:t xml:space="preserve">We hope Guizhou's matcha sparks imagination and inspires you</w:t>
                </w:r>
              </w:sdtContent>
            </w:sdt>
            <w:sdt>
              <w:sdtPr>
                <w:id w:val="-627043321"/>
                <w:tag w:val="goog_rdk_62"/>
              </w:sdtPr>
              <w:sdtContent>
                <w:ins w:author="Travis Lewis" w:id="18" w:date="2026-05-11T22:43:26Z">
                  <w:r w:rsidDel="00000000" w:rsidR="00000000" w:rsidRPr="00000000">
                    <w:rPr>
                      <w:rFonts w:ascii="Arimo" w:cs="Arimo" w:eastAsia="Arimo" w:hAnsi="Arimo"/>
                      <w:sz w:val="21"/>
                      <w:szCs w:val="21"/>
                      <w:rtl w:val="0"/>
                    </w:rPr>
                    <w:t xml:space="preserve">,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and that one day, you can experience this creativity and innovation for yourself.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VO change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00:02:58:03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330326247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这杯抹茶，从贵州铜仁出发，走向世界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1"/>
                <w:szCs w:val="21"/>
              </w:rPr>
            </w:pPr>
            <w:sdt>
              <w:sdtPr>
                <w:id w:val="1372340295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又牵引着远行的人，再次回到故乡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This cup of matcha begins its journey in Tongren, Guizhou, and travels the world.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It might also draw those who have ventured </w:t>
            </w:r>
            <w:sdt>
              <w:sdtPr>
                <w:id w:val="-976664550"/>
                <w:tag w:val="goog_rdk_66"/>
              </w:sdtPr>
              <w:sdtContent>
                <w:ins w:author="Travis Lewis" w:id="19" w:date="2026-05-11T22:44:13Z">
                  <w:r w:rsidDel="00000000" w:rsidR="00000000" w:rsidRPr="00000000">
                    <w:rPr>
                      <w:sz w:val="21"/>
                      <w:szCs w:val="21"/>
                      <w:rtl w:val="0"/>
                    </w:rPr>
                    <w:t xml:space="preserve">away </w:t>
                  </w:r>
                </w:ins>
              </w:sdtContent>
            </w:sdt>
            <w:r w:rsidDel="00000000" w:rsidR="00000000" w:rsidRPr="00000000">
              <w:rPr>
                <w:sz w:val="21"/>
                <w:szCs w:val="21"/>
                <w:rtl w:val="0"/>
              </w:rPr>
              <w:t xml:space="preserve">back home.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Pending BBC compliance confirmation as it’s a new line.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1"/>
                <w:szCs w:val="21"/>
                <w:highlight w:val="yellow"/>
              </w:rPr>
            </w:pPr>
            <w:r w:rsidDel="00000000" w:rsidR="00000000" w:rsidRPr="00000000">
              <w:rPr>
                <w:sz w:val="21"/>
                <w:szCs w:val="21"/>
                <w:highlight w:val="yellow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sO6gg3HCecZw8EUCezI2E7Uj6w==">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