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065" w:rsidRDefault="00A55065" w14:paraId="7D75086C" w14:textId="77777777">
      <w:pPr>
        <w:rPr>
          <w:sz w:val="21"/>
          <w:szCs w:val="21"/>
        </w:rPr>
      </w:pPr>
    </w:p>
    <w:p w:rsidR="00A55065" w:rsidRDefault="00A55065" w14:paraId="0DD11C29" w14:textId="77777777">
      <w:pPr>
        <w:rPr>
          <w:sz w:val="21"/>
          <w:szCs w:val="21"/>
        </w:rPr>
      </w:pPr>
    </w:p>
    <w:tbl>
      <w:tblPr>
        <w:tblStyle w:val="a"/>
        <w:tblW w:w="10530" w:type="dxa"/>
        <w:tblInd w:w="-76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3585"/>
        <w:gridCol w:w="1545"/>
        <w:gridCol w:w="2820"/>
        <w:gridCol w:w="1275"/>
      </w:tblGrid>
      <w:tr w:rsidR="00A55065" w:rsidTr="2D8386B0" w14:paraId="1F949BEB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A320D3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DURATION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D31B2E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VO / ENGLISH SUBS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6A9ED9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SUPERS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00B81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REMARKS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46F5EC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7"/>
                <w:szCs w:val="17"/>
              </w:rPr>
            </w:pPr>
            <w:r w:rsidRPr="00F54150">
              <w:rPr>
                <w:b/>
                <w:bCs/>
                <w:sz w:val="17"/>
                <w:szCs w:val="17"/>
                <w:highlight w:val="yellow"/>
              </w:rPr>
              <w:t>RE-RECORD?</w:t>
            </w:r>
          </w:p>
        </w:tc>
      </w:tr>
      <w:tr w:rsidR="00A55065" w:rsidTr="2D8386B0" w14:paraId="14C33FB9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32E37C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00:00:02:05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F1D8F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FF"/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贵州一直都有种茶,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Guizhou has a long tradition of growing </w:t>
            </w:r>
            <w:r>
              <w:rPr>
                <w:sz w:val="21"/>
                <w:szCs w:val="21"/>
              </w:rPr>
              <w:t>tea</w:t>
            </w:r>
            <w:r>
              <w:rPr>
                <w:color w:val="FF00FF"/>
                <w:sz w:val="21"/>
                <w:szCs w:val="21"/>
              </w:rPr>
              <w:t>,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6C08985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0C81F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[Call with Ogilvy - 8 May]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-There is flexibility in addressing the requested intro “.... 最古老的种茶地区” as supers if a spoken line doesn’t work. </w:t>
            </w:r>
          </w:p>
          <w:p w:rsidR="00A55065" w:rsidRDefault="00A55065" w14:paraId="386049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60F18D8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[Response - polished edit 11 May]</w:t>
            </w:r>
          </w:p>
          <w:p w:rsidR="00A55065" w:rsidRDefault="00A55065" w14:paraId="2DCEFA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785DF95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We tested the requested intro "贵州是中国最古老的种茶地区" but it doesn't flow naturally into the conversational VO and next line.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The tonal difference is </w:t>
            </w:r>
            <w:proofErr w:type="gramStart"/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abrupt, and</w:t>
            </w:r>
            <w:proofErr w:type="gramEnd"/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 loses the audience-facing intimacy.</w:t>
            </w:r>
          </w:p>
          <w:p w:rsidR="00A55065" w:rsidRDefault="00A55065" w14:paraId="48341B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12120E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To create a smoother lead-in, we created supers addressing 'oldest tea-growing regions'. 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This approach eases the viewer into the topic and location's (Guizhou and Tongren) connections to Gui Tea.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9BF23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—</w:t>
            </w:r>
          </w:p>
        </w:tc>
      </w:tr>
      <w:tr w:rsidR="00A55065" w:rsidTr="2D8386B0" w14:paraId="483DDFFA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17066D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00:00:05:15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025F6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吃茶的习惯和历史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as well as a history and culture of ‘eating tea’.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B6620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7F950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298BAA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—</w:t>
            </w:r>
          </w:p>
        </w:tc>
      </w:tr>
      <w:tr w:rsidR="00A55065" w:rsidTr="2D8386B0" w14:paraId="549860BA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8C659F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00:00:07:07</w:t>
            </w:r>
          </w:p>
        </w:tc>
        <w:tc>
          <w:tcPr>
            <w:tcW w:w="513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C75C134" w14:textId="77777777"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[SUPERS]</w:t>
            </w:r>
          </w:p>
          <w:p w:rsidR="00A55065" w:rsidRDefault="00000000" w14:paraId="0C81C062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 xml:space="preserve">Guizhou is one of China’s oldest tea-growing </w:t>
            </w:r>
            <w:r>
              <w:rPr>
                <w:sz w:val="21"/>
                <w:szCs w:val="21"/>
              </w:rPr>
              <w:t>regions.</w:t>
            </w:r>
          </w:p>
          <w:p w:rsidR="00A55065" w:rsidRDefault="00A55065" w14:paraId="68BE36E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644E45A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Today, it is a fast-rising matcha hub.</w:t>
            </w:r>
          </w:p>
          <w:p w:rsidR="00A55065" w:rsidRDefault="00A55065" w14:paraId="29D3789B" w14:textId="77777777"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0C690B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4CAAEEC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—</w:t>
            </w:r>
          </w:p>
        </w:tc>
      </w:tr>
      <w:tr w:rsidR="00A55065" w:rsidTr="2D8386B0" w14:paraId="2FDB749A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4C39E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00:00:11:24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F963AA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我们茶喝得多</w:t>
            </w:r>
          </w:p>
          <w:p w:rsidR="00A55065" w:rsidRDefault="00000000" w14:paraId="1155948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We drink tea all the 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B2EDF4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039368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5DEEDE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</w:tr>
      <w:tr w:rsidR="00A55065" w:rsidTr="2D8386B0" w14:paraId="1584B74F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114FB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00:00:14:15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CF124E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几乎天天都跟抹茶打交道 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ab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and </w:t>
            </w:r>
            <w:r>
              <w:rPr>
                <w:sz w:val="21"/>
                <w:szCs w:val="21"/>
              </w:rPr>
              <w:t>come in touch with matcha almost every single day.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A2093D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4ED3AF16" w14:textId="77777777"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29F0CA1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</w:tr>
      <w:tr w:rsidR="00A55065" w:rsidTr="2D8386B0" w14:paraId="0EC0E67E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F790FF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00:00:18:24</w:t>
            </w:r>
          </w:p>
        </w:tc>
        <w:tc>
          <w:tcPr>
            <w:tcW w:w="513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2664E6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[SUPERS</w:t>
            </w:r>
            <w:r>
              <w:rPr>
                <w:sz w:val="21"/>
                <w:szCs w:val="21"/>
              </w:rPr>
              <w:t>]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 xml:space="preserve">Nestled at the foot of Mount </w:t>
            </w:r>
            <w:proofErr w:type="spellStart"/>
            <w:r>
              <w:rPr>
                <w:sz w:val="21"/>
                <w:szCs w:val="21"/>
              </w:rPr>
              <w:t>Fanjing</w:t>
            </w:r>
            <w:proofErr w:type="spellEnd"/>
            <w:r>
              <w:rPr>
                <w:sz w:val="21"/>
                <w:szCs w:val="21"/>
              </w:rPr>
              <w:t xml:space="preserve">, a </w:t>
            </w:r>
            <w:proofErr w:type="spellStart"/>
            <w:r>
              <w:rPr>
                <w:sz w:val="21"/>
                <w:szCs w:val="21"/>
              </w:rPr>
              <w:t>Unesco</w:t>
            </w:r>
            <w:proofErr w:type="spellEnd"/>
            <w:r>
              <w:rPr>
                <w:sz w:val="21"/>
                <w:szCs w:val="21"/>
              </w:rPr>
              <w:t xml:space="preserve"> World Heritage Site in Guizhou.</w:t>
            </w:r>
          </w:p>
          <w:p w:rsidR="00A55065" w:rsidRDefault="00000000" w14:paraId="29DA667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Tongren, known as China’s ‘Matcha Capital’, is where Gui Tea has built one of the most significant matcha operations locally.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A999AAE" w14:textId="77777777"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With the adjusted supers above, there’s now a sharper association between Guizhou, matcha production and Gui Tea.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1CFDF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</w:tr>
      <w:tr w:rsidR="00A55065" w:rsidTr="2D8386B0" w14:paraId="3EC036EF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9572C5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00:00:27:00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404BF0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我们的茶园都分布在贵州生态良好的山区里面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Our tea plantations are located on Guizhou’s various mountainsides with good ecological conditions.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C4D86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53CD46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English subtitles finessed for language - pending BBC and </w:t>
            </w:r>
            <w:proofErr w:type="gramStart"/>
            <w:r>
              <w:rPr>
                <w:sz w:val="21"/>
                <w:szCs w:val="21"/>
              </w:rPr>
              <w:t>third party</w:t>
            </w:r>
            <w:proofErr w:type="gramEnd"/>
            <w:r>
              <w:rPr>
                <w:sz w:val="21"/>
                <w:szCs w:val="21"/>
              </w:rPr>
              <w:t xml:space="preserve"> compliance.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09ACA1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</w:tr>
      <w:tr w:rsidR="00A55065" w:rsidTr="2D8386B0" w14:paraId="1902AB45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F084C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00:00:32:03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C5F8D5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高海拔，低纬度，多云雾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High altitude, low latitude, frequent cloud and mist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68BE8D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13F105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Removed [寡日照]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B61FBB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</w:tr>
      <w:tr w:rsidR="00A55065" w:rsidTr="2D8386B0" w14:paraId="12598C77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6713F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00:00:36:04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19805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这几个要素都是产优质抹茶的必备的自然条件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These are all essential conditions for producing quality matcha.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019283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027CE52" w14:textId="77777777"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Added [抹茶], [自然]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0222F6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</w:tr>
      <w:tr w:rsidR="00A55065" w:rsidTr="2D8386B0" w14:paraId="3C1CD0F2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06E73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00:00:41:15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85C226E" w14:textId="77777777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茶树更喜欢散射光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这样的话, 对它生长更加有利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</w:p>
          <w:p w:rsidR="00A55065" w:rsidRDefault="00000000" w14:paraId="01A1DC50" w14:textId="7777777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Tea plants prefer diffused light. </w:t>
            </w:r>
          </w:p>
          <w:p w:rsidR="00A55065" w:rsidRDefault="00A55065" w14:paraId="398D9067" w14:textId="77777777">
            <w:pPr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06E980C3" w14:textId="7777777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This is much more beneficial for their growth.</w:t>
            </w:r>
            <w:r>
              <w:rPr>
                <w:sz w:val="21"/>
                <w:szCs w:val="21"/>
              </w:rPr>
              <w:br/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46FD606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16825A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Removed line “Tea plants don’t actually thrive under strong direct sunlight”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379A0D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1"/>
                <w:szCs w:val="21"/>
              </w:rPr>
            </w:pPr>
          </w:p>
        </w:tc>
      </w:tr>
      <w:tr w:rsidR="00A55065" w:rsidTr="2D8386B0" w14:paraId="60F6B8D1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8889BA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00:00:46:22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BC8660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我们遵循生态可持续发展，用欧盟标准来细心养护茶树 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We care about the environment, practising sustainable agriculture and growing our tea to EU standards.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020001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54FF4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Reviewed the manner and tone of speech after our call with Ogilvy, 8 March. 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English subtitles draw connections between environmental care, sustainability and EU standards — to bridge livelihood and ecological sustainability.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This creates a stronger case for the broader ‘community development’ narrative.</w:t>
            </w:r>
          </w:p>
          <w:p w:rsidR="00A55065" w:rsidRDefault="00A55065" w14:paraId="775DCC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  <w:p w:rsidR="00A55065" w:rsidRDefault="00A55065" w14:paraId="6484F17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B3024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highlight w:val="yellow"/>
              </w:rPr>
            </w:pPr>
            <w:r>
              <w:rPr>
                <w:sz w:val="21"/>
                <w:szCs w:val="21"/>
                <w:highlight w:val="yellow"/>
              </w:rPr>
              <w:t>Yes</w:t>
            </w:r>
          </w:p>
        </w:tc>
      </w:tr>
      <w:tr w:rsidR="00A55065" w:rsidTr="2D8386B0" w14:paraId="11348F08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41D1F5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00:00:54:17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C4818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我们长期在这个田间劳作，看到它的这个变化 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ab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Spending so much time out in the fields, we have watched it change over time.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4D86D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4DEEB90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5A3DD58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56D0A3D7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85FDF3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00:00:59:06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1038C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我们精心培育好茶，让更多人过上好生活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</w:p>
          <w:p w:rsidR="00A55065" w:rsidRDefault="00000000" w14:paraId="0025D84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We carefully cultivate quality tea so that people can lead more fulfilling lives. </w:t>
            </w:r>
            <w:r>
              <w:rPr>
                <w:sz w:val="21"/>
                <w:szCs w:val="21"/>
              </w:rPr>
              <w:br/>
            </w:r>
          </w:p>
          <w:p w:rsidR="00A55065" w:rsidRDefault="00A55065" w14:paraId="46E77A5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94CDFF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539B77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Pending compliance further advice on options including “我们产好茶，让更多人过上好的生活”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</w:p>
          <w:p w:rsidR="00A55065" w:rsidRDefault="00000000" w14:paraId="22401FC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guideline still stands - connection between matcha production (not ‘quality tea’) and ‘improved’ livelihood need to be clear.</w:t>
            </w:r>
          </w:p>
          <w:p w:rsidR="00A55065" w:rsidRDefault="00A55065" w14:paraId="1110F7E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530433F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We also want to flag the tone and feel of the dialogue - this adjusted line needs to sound like a lived experience, to match the previous line.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34B32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  <w:highlight w:val="yellow"/>
              </w:rPr>
            </w:pPr>
            <w:r>
              <w:rPr>
                <w:sz w:val="21"/>
                <w:szCs w:val="21"/>
                <w:highlight w:val="yellow"/>
              </w:rPr>
              <w:t>Yes</w:t>
            </w:r>
          </w:p>
        </w:tc>
      </w:tr>
      <w:tr w:rsidR="00A55065" w:rsidTr="2D8386B0" w14:paraId="707CA9B0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D2A51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00:01:04:17</w:t>
            </w:r>
          </w:p>
        </w:tc>
        <w:tc>
          <w:tcPr>
            <w:tcW w:w="5130" w:type="dxa"/>
            <w:gridSpan w:val="2"/>
            <w:shd w:val="clear" w:color="auto" w:fill="3ADAC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B84EED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[SUPERS]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 xml:space="preserve">These highland plantations supporting Gui Tea don't </w:t>
            </w:r>
            <w:r>
              <w:rPr>
                <w:sz w:val="21"/>
                <w:szCs w:val="21"/>
              </w:rPr>
              <w:t>just grow matcha.</w:t>
            </w:r>
          </w:p>
          <w:p w:rsidR="00A55065" w:rsidRDefault="00000000" w14:paraId="35CBA46B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Up here, they grow it to strict standards, free from chemical pesticides and artificial stimulants.</w:t>
            </w:r>
          </w:p>
          <w:p w:rsidR="00A55065" w:rsidRDefault="00A55065" w14:paraId="606F6F84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2E16023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D5F6A4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32D9D58D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986AFDB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00:01:15:09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F156C8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贵州产区十里不同天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The Guizhou region is characterised by a wide variety of microclimates.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3F2512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21F857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E508A6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4FA36D16" w14:textId="77777777">
        <w:trPr>
          <w:trHeight w:val="705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9E2570A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00:01:17:16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B320C2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不同的山头，海拔、日照、降水和温差的差异明显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Each hilltop has distinct differences in altitude, sunshine, rainfall and temperature.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A08EEC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3BC8A55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3138A09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51CFA351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4B9CBB89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00:01:23:01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6D348BD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让贵州抹茶呈现风味多样性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All of this brings out diverse flavours of Guizhou’s matcha. 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029A6FED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9C494D6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adjusted line changes the meaning of original sentence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 xml:space="preserve"> ‘All of this creates very distinct regional characteristics in the tea’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Re-record required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58EC95D" w14:textId="77777777">
            <w:pPr>
              <w:widowControl w:val="0"/>
              <w:spacing w:line="240" w:lineRule="auto"/>
              <w:rPr>
                <w:sz w:val="21"/>
                <w:szCs w:val="21"/>
                <w:highlight w:val="yellow"/>
              </w:rPr>
            </w:pPr>
            <w:r>
              <w:rPr>
                <w:sz w:val="21"/>
                <w:szCs w:val="21"/>
                <w:highlight w:val="yellow"/>
              </w:rPr>
              <w:t>Yes</w:t>
            </w:r>
          </w:p>
        </w:tc>
      </w:tr>
      <w:tr w:rsidR="00A55065" w:rsidTr="2D8386B0" w14:paraId="275B12FB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5B92C8D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00:01:26:06</w:t>
            </w:r>
          </w:p>
        </w:tc>
        <w:tc>
          <w:tcPr>
            <w:tcW w:w="5130" w:type="dxa"/>
            <w:gridSpan w:val="2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4BEED3B2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[SUPERS]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Gui Tea is known locally as the ‘Matcha Super Factory’</w:t>
            </w:r>
          </w:p>
          <w:p w:rsidR="00A55065" w:rsidRDefault="00000000" w14:paraId="243C2F8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From plantations to modern facilities, rigorous standards shape every step of its matcha’s quality and aroma.</w:t>
            </w:r>
          </w:p>
          <w:p w:rsidR="00A55065" w:rsidRDefault="00A55065" w14:paraId="33F81C0B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058AF35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Pending BBC and </w:t>
            </w:r>
            <w:proofErr w:type="gramStart"/>
            <w:r>
              <w:rPr>
                <w:sz w:val="21"/>
                <w:szCs w:val="21"/>
              </w:rPr>
              <w:t>third party</w:t>
            </w:r>
            <w:proofErr w:type="gramEnd"/>
            <w:r>
              <w:rPr>
                <w:sz w:val="21"/>
                <w:szCs w:val="21"/>
              </w:rPr>
              <w:t xml:space="preserve"> compliance on ‘Matcha Super Factory’ 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(national level evidence and production levels submitted)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Factory drone shot included around here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5465C9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45C64910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BF3DFE7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00:01:34:12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5E18E04" w14:textId="6D4AC27D">
            <w:pPr>
              <w:widowControl w:val="0"/>
              <w:spacing w:line="240" w:lineRule="auto"/>
              <w:rPr>
                <w:b/>
                <w:bCs/>
                <w:color w:val="4A86E8"/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对我来说，现代的‘吃茶’方式可以根据不同的食材去定制抹茶的味道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To me, the modern way of ‘eating tea’ involves tailoring matcha’s flavour to suit different ingredients</w:t>
            </w:r>
            <w:ins w:author="Kevin Pham" w:date="2026-05-11T04:24:00Z" w:id="0">
              <w:r w:rsidRPr="00F54150">
                <w:rPr>
                  <w:b/>
                  <w:bCs/>
                  <w:color w:val="4A86E8"/>
                  <w:sz w:val="21"/>
                  <w:szCs w:val="21"/>
                </w:rPr>
                <w:t>.</w:t>
              </w:r>
            </w:ins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911F4E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0ED7719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  <w:p w:rsidR="00A55065" w:rsidRDefault="00A55065" w14:paraId="30FEB580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685CAE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4FFBF2F6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2EDC912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00:01:42:04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747A4B5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我们的抹茶会经过拼配来展现不同 ‘定制化’的差异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Our matcha goes through a blending process to create a range of  ‘customised’ profiles.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286A68B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2B006D4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No VO change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 xml:space="preserve">Visually, we made sure that 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the sequence for R&amp;D dialogue matches the linear process from leaves → powder → packaging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2602AEE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0D645F22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FA49F90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00:01:47:12 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98A02C6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通过这个过程，我们可以让抹茶呈现出各种不同的风味，让大家都能找到自己喜欢的口味。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Through this process, we can bring out a variety of different flavours, so that everyone can find something they enjoy.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E9926E4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475E52C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49E5BBD9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483D1271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EA25306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00:01:56:23</w:t>
            </w:r>
          </w:p>
        </w:tc>
        <w:tc>
          <w:tcPr>
            <w:tcW w:w="5130" w:type="dxa"/>
            <w:gridSpan w:val="2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457E57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[SUPERS</w:t>
            </w:r>
            <w:r>
              <w:rPr>
                <w:sz w:val="21"/>
                <w:szCs w:val="21"/>
              </w:rPr>
              <w:t>]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Guizhou’s matcha is revealing how one ingredient can unlock possibilities.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B0A1F35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Changed ‘infinite possibilities’ to ‘unlock possibilities’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Compliance - need to avoid absolute claims ‘infinite’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E5BF119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7C7DAA9C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9F94207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00:02:01:01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A67039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抹茶有着多样的玩法</w:t>
            </w:r>
          </w:p>
          <w:p w:rsidR="00A55065" w:rsidRDefault="00A55065" w14:paraId="7D01E47D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4CA77C6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There are many creative ways to enjoy matcha.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505D6CE4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B273402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Moved line up as requested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A02E7A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0C348E1B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C0724AB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00:02:02:16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916BA05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我们发现，不只是在国内的消费者很喜欢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We have noticed that it’s not just consumers in China who love matcha.</w:t>
            </w:r>
          </w:p>
          <w:p w:rsidR="00A55065" w:rsidRDefault="00000000" w14:paraId="37EB1C12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51A0B89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DD6D286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We have retained this line. 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 xml:space="preserve">Removing it creates disjointed dialogue, and we would be lacking the ‘local to global’ context. 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55572BB4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30905977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73C62FF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00:02:06:12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42AEAB86" w14:textId="1EFD3A0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2D8386B0" w:rsidR="2D8386B0">
              <w:rPr>
                <w:rFonts w:ascii="Arial Unicode MS" w:hAnsi="Arial Unicode MS" w:eastAsia="Arial Unicode MS" w:cs="Arial Unicode MS"/>
                <w:sz w:val="21"/>
                <w:szCs w:val="21"/>
              </w:rPr>
              <w:t>全球的消费者也都对抹茶非常喜欢</w:t>
            </w:r>
            <w:r>
              <w:tab/>
            </w:r>
            <w:r>
              <w:br/>
            </w:r>
            <w:r w:rsidRPr="2D8386B0" w:rsidR="2D8386B0">
              <w:rPr>
                <w:rFonts w:ascii="Arial Unicode MS" w:hAnsi="Arial Unicode MS" w:eastAsia="Arial Unicode MS" w:cs="Arial Unicode MS"/>
                <w:sz w:val="21"/>
                <w:szCs w:val="21"/>
              </w:rPr>
              <w:t>People around the world are embracing it too.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41F71A2F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FB44322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018042D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242E91B8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CC508A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00:02:12:07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DE95BD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我觉得抹茶在年轻人当中很火</w:t>
            </w:r>
          </w:p>
          <w:p w:rsidR="00A55065" w:rsidRDefault="00A55065" w14:paraId="1C74807D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3C71FA8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 think matcha is having a moment among young people these days.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BA54806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EC90625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Removed verbal punctuations “对”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No VO change otherwise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50FD659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7E1CD91B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999071A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00:02:15:10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EB24051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喜欢它的人也叫那个抹茶脑袋、抹茶控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ab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I’ve seen people call themselves ‘matcha heads’ around social media.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475A5564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F8AC1C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3939EBE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054EB5C3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3C1E43C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00:02:18:10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05D9C34" w14:textId="340A656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2D8386B0" w:rsidR="2D8386B0">
              <w:rPr>
                <w:rFonts w:ascii="Arial Unicode MS" w:hAnsi="Arial Unicode MS" w:eastAsia="Arial Unicode MS" w:cs="Arial Unicode MS"/>
                <w:sz w:val="21"/>
                <w:szCs w:val="21"/>
              </w:rPr>
              <w:t>贵州抹茶的包容性和延展性很高</w:t>
            </w:r>
            <w:r>
              <w:br/>
            </w:r>
            <w:r>
              <w:br/>
            </w:r>
            <w:r w:rsidRPr="2D8386B0" w:rsidR="2D8386B0">
              <w:rPr>
                <w:rFonts w:ascii="Arial Unicode MS" w:hAnsi="Arial Unicode MS" w:eastAsia="Arial Unicode MS" w:cs="Arial Unicode MS"/>
                <w:sz w:val="21"/>
                <w:szCs w:val="21"/>
              </w:rPr>
              <w:t>Guizhou’s matcha is incredibly versatile and adaptable.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23E3888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80B7160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6A09640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55E935D8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79FB82E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00:02:24:13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5699B59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万食皆抹，万饮皆茶，很多的食品和饮品，我们都可以通过吃茶这种方式去做创新</w:t>
            </w:r>
          </w:p>
          <w:p w:rsidR="00A55065" w:rsidRDefault="00A55065" w14:paraId="3F79689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2FAF5396" w14:textId="32B2B85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74F465D5" w:rsidR="74F465D5">
              <w:rPr>
                <w:sz w:val="21"/>
                <w:szCs w:val="21"/>
              </w:rPr>
              <w:t xml:space="preserve">Matcha can find its way into all kinds of food and </w:t>
            </w:r>
            <w:r w:rsidRPr="74F465D5" w:rsidR="74F465D5">
              <w:rPr>
                <w:sz w:val="21"/>
                <w:szCs w:val="21"/>
              </w:rPr>
              <w:t>drinks</w:t>
            </w:r>
            <w:r w:rsidRPr="74F465D5" w:rsidR="74F465D5">
              <w:rPr>
                <w:sz w:val="21"/>
                <w:szCs w:val="21"/>
              </w:rPr>
              <w:t xml:space="preserve">. Through this modern idea of ‘eating tea,’ </w:t>
            </w:r>
            <w:r w:rsidRPr="74F465D5" w:rsidR="74F465D5">
              <w:rPr>
                <w:sz w:val="21"/>
                <w:szCs w:val="21"/>
              </w:rPr>
              <w:t>we’re</w:t>
            </w:r>
            <w:r w:rsidRPr="74F465D5" w:rsidR="74F465D5">
              <w:rPr>
                <w:sz w:val="21"/>
                <w:szCs w:val="21"/>
              </w:rPr>
              <w:t xml:space="preserve"> able to bring innovation to countless culinary experiences</w:t>
            </w:r>
            <w:ins w:author="Kevin Pham" w:date="2026-05-11T04:27:00Z" w16du:dateUtc="2026-05-11T04:27:00Z" w:id="1032585253">
              <w:r w:rsidRPr="74F465D5" w:rsidR="74F465D5">
                <w:rPr>
                  <w:sz w:val="21"/>
                  <w:szCs w:val="21"/>
                </w:rPr>
                <w:t>.</w:t>
              </w:r>
            </w:ins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4266154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F70CA6C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25129BA1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260C997F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EC38ECF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00:02:31:20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F4A9841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所以说我们会在抹茶面条，抹茶月饼、抹茶巧克力中去融入抹茶的元素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ab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We can use matcha in noodles, mooncakes, and chocolates.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4BBFD599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9721C36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49B0FDFC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4D9D6931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4C6954A8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00:02:38:14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FE1A1B8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抹茶的想象空间很大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ab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Matcha has so much creative potential.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0E06173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AB661B2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No VO change. </w:t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Moved this line up as requested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61CE97AB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509870D3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2AD9501F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00:02:42:03</w:t>
            </w:r>
          </w:p>
        </w:tc>
        <w:tc>
          <w:tcPr>
            <w:tcW w:w="5130" w:type="dxa"/>
            <w:gridSpan w:val="2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DE38E80" w14:textId="77777777"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[SUPERS]</w:t>
            </w:r>
          </w:p>
          <w:p w:rsidR="00A55065" w:rsidRDefault="00A55065" w14:paraId="4DDEAB27" w14:textId="77777777">
            <w:pPr>
              <w:widowControl w:val="0"/>
              <w:spacing w:line="240" w:lineRule="auto"/>
              <w:rPr>
                <w:b/>
                <w:bCs/>
                <w:sz w:val="21"/>
                <w:szCs w:val="21"/>
              </w:rPr>
            </w:pPr>
          </w:p>
          <w:p w:rsidR="00A55065" w:rsidRDefault="00000000" w14:paraId="7258CB29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Blending flavour and expertise, Gui Tea is showing the world how far matcha can go. 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376D57C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Finessed the choice of words so that the ‘local to global’ narrative is sharp enough for the film’s ending.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0E8DDFA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75FFAF39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032D208E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00:02:50:12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7546892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希望贵州的抹茶可以打开大家的想象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空间</w:t>
            </w:r>
          </w:p>
          <w:p w:rsidR="00A55065" w:rsidRDefault="00A55065" w14:paraId="2E088566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17F25793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我们也希望有一天大家都亲自去感受到这一点</w:t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ab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br/>
            </w: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We hope Guizhou's matcha sparks imagination and inspires you</w:t>
            </w:r>
          </w:p>
          <w:p w:rsidR="00A55065" w:rsidRDefault="00A55065" w14:paraId="47165AC0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3FA44201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and that one day, you can experience this creativity and innovation for yourself.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B84FA6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57880E2C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VO change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1994A160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</w:tr>
      <w:tr w:rsidR="00A55065" w:rsidTr="2D8386B0" w14:paraId="4C0FA66C" w14:textId="77777777">
        <w:trPr>
          <w:trHeight w:val="400"/>
        </w:trPr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CF20541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00:02:58:03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1BC08FDE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这杯抹茶，从贵州铜仁出发，走向世界</w:t>
            </w:r>
          </w:p>
          <w:p w:rsidR="00A55065" w:rsidRDefault="00A55065" w14:paraId="455BF7DD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7440A64F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rFonts w:ascii="Arial Unicode MS" w:hAnsi="Arial Unicode MS" w:eastAsia="Arial Unicode MS" w:cs="Arial Unicode MS"/>
                <w:sz w:val="21"/>
                <w:szCs w:val="21"/>
              </w:rPr>
              <w:t>又牵引着远行的人，再次回到故乡</w:t>
            </w:r>
          </w:p>
          <w:p w:rsidR="00A55065" w:rsidRDefault="00A55065" w14:paraId="6F391A69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7CB715C4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This cup of matcha begins its journey in Tongren, Guizhou, and travels the world.</w:t>
            </w:r>
          </w:p>
          <w:p w:rsidR="00A55065" w:rsidRDefault="00A55065" w14:paraId="16CB0880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  <w:p w:rsidR="00A55065" w:rsidRDefault="00000000" w14:paraId="0611D991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 might also draw those who have ventured back home.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A55065" w14:paraId="75D43297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68A5BD6B" w14:textId="77777777">
            <w:pPr>
              <w:widowControl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Pending BBC compliance confirmation as it’s a new line.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5065" w:rsidRDefault="00000000" w14:paraId="3960A7BC" w14:textId="77777777">
            <w:pPr>
              <w:widowControl w:val="0"/>
              <w:spacing w:line="240" w:lineRule="auto"/>
              <w:rPr>
                <w:sz w:val="21"/>
                <w:szCs w:val="21"/>
                <w:highlight w:val="yellow"/>
              </w:rPr>
            </w:pPr>
            <w:r>
              <w:rPr>
                <w:sz w:val="21"/>
                <w:szCs w:val="21"/>
                <w:highlight w:val="yellow"/>
              </w:rPr>
              <w:t>Yes</w:t>
            </w:r>
          </w:p>
        </w:tc>
      </w:tr>
    </w:tbl>
    <w:p w:rsidR="00A55065" w:rsidRDefault="00A55065" w14:paraId="0F704FE2" w14:textId="77777777"/>
    <w:sectPr w:rsidR="00A55065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6C9977AA-2353-8B4D-A879-735C340EF855}" r:id="rId1"/>
    <w:embedBold w:fontKey="{2C52F4C0-5571-B84C-82C6-2D1A51F40686}" r:id="rId2"/>
    <w:embedItalic w:fontKey="{71B664B0-83F9-7E45-96F0-4631AB1D208D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D2965064-00BF-6942-89E3-BAEC4D8410FE}" r:id="rId4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966D1B5E-6B79-6845-A007-01E4E08B9716}" w:subsetted="1" r:id="rId5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5FF1AC1D-4D75-1741-A620-D9C7C140C7AB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38F1BB4-2162-4246-AD3E-5D17E72F0A54}" r:id="rId7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5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065"/>
    <w:rsid w:val="008E657A"/>
    <w:rsid w:val="00A55065"/>
    <w:rsid w:val="00F54150"/>
    <w:rsid w:val="2D8386B0"/>
    <w:rsid w:val="5D498AA2"/>
    <w:rsid w:val="74F4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F6E95"/>
  <w15:docId w15:val="{9B9124B9-3783-1A43-8963-690716E2F6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5415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Racy Lim</lastModifiedBy>
  <revision>5</revision>
  <dcterms:created xsi:type="dcterms:W3CDTF">2026-05-11T06:11:00.0000000Z</dcterms:created>
  <dcterms:modified xsi:type="dcterms:W3CDTF">2026-05-11T11:16:23.1825217Z</dcterms:modified>
</coreProperties>
</file>