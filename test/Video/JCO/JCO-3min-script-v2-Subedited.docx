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40" w:lineRule="auto"/>
        <w:rPr>
          <w:rFonts w:ascii="Meiryo" w:cs="Meiryo" w:eastAsia="Meiryo" w:hAnsi="Meiryo"/>
          <w:color w:val="ff0000"/>
        </w:rPr>
      </w:pPr>
      <w:bookmarkStart w:colFirst="0" w:colLast="0" w:name="_heading=h.lf6h253mi96f" w:id="0"/>
      <w:bookmarkEnd w:id="0"/>
      <w:r w:rsidDel="00000000" w:rsidR="00000000" w:rsidRPr="00000000">
        <w:rPr>
          <w:rFonts w:ascii="Meiryo" w:cs="Meiryo" w:eastAsia="Meiryo" w:hAnsi="Meiryo"/>
          <w:color w:val="ff0000"/>
          <w:rtl w:val="0"/>
        </w:rPr>
        <w:t xml:space="preserve">日本語はあくまで参考和訳のため、日英齟齬があった場合は英語が優先されます。内容のご確認及びフィードバックは、英語部分のみにてお願いできますと幸いです。また、修正の必要がある箇所は、具体的な修正方法等も合わせてコメントバックくださいませ。</w:t>
      </w:r>
    </w:p>
    <w:p w:rsidR="00000000" w:rsidDel="00000000" w:rsidP="00000000" w:rsidRDefault="00000000" w:rsidRPr="00000000" w14:paraId="00000002">
      <w:pPr>
        <w:pStyle w:val="Heading1"/>
        <w:rPr>
          <w:rFonts w:ascii="BBC Reith Sans" w:cs="BBC Reith Sans" w:eastAsia="BBC Reith Sans" w:hAnsi="BBC Reith Sans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BC Reith Sans" w:cs="BBC Reith Sans" w:eastAsia="BBC Reith Sans" w:hAnsi="BBC Reith Sans"/>
          <w:b w:val="1"/>
          <w:bCs w:val="1"/>
          <w:color w:val="000000"/>
          <w:sz w:val="36"/>
          <w:szCs w:val="36"/>
          <w:rtl w:val="0"/>
        </w:rPr>
        <w:t xml:space="preserve">Japan Cabinet Office Full length Branded video scripts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BBC Reith Sans" w:cs="BBC Reith Sans" w:eastAsia="BBC Reith Sans" w:hAnsi="BBC Reith Sans"/>
        </w:rPr>
      </w:pPr>
      <w:r w:rsidDel="00000000" w:rsidR="00000000" w:rsidRPr="00000000">
        <w:rPr>
          <w:rFonts w:ascii="BBC Reith Sans" w:cs="BBC Reith Sans" w:eastAsia="BBC Reith Sans" w:hAnsi="BBC Reith Sans"/>
          <w:b w:val="1"/>
          <w:bCs w:val="1"/>
          <w:rtl w:val="0"/>
        </w:rPr>
        <w:t xml:space="preserve">Namae-san 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After I learn</w:t>
      </w:r>
      <w:sdt>
        <w:sdtPr>
          <w:id w:val="1870708813"/>
          <w:tag w:val="goog_rdk_0"/>
        </w:sdtPr>
        <w:sdtContent>
          <w:ins w:author="Travis Lewis" w:id="0" w:date="2026-02-09T22:14:20Z">
            <w:r w:rsidDel="00000000" w:rsidR="00000000" w:rsidRPr="00000000">
              <w:rPr>
                <w:rtl w:val="0"/>
              </w:rPr>
              <w:t xml:space="preserve">t</w:t>
            </w:r>
          </w:ins>
        </w:sdtContent>
      </w:sdt>
      <w:sdt>
        <w:sdtPr>
          <w:id w:val="-2080500742"/>
          <w:tag w:val="goog_rdk_1"/>
        </w:sdtPr>
        <w:sdtContent>
          <w:del w:author="Travis Lewis" w:id="0" w:date="2026-02-09T22:14:20Z">
            <w:r w:rsidDel="00000000" w:rsidR="00000000" w:rsidRPr="00000000">
              <w:rPr>
                <w:rtl w:val="0"/>
              </w:rPr>
              <w:delText xml:space="preserve">ed</w:delText>
            </w:r>
          </w:del>
        </w:sdtContent>
      </w:sdt>
      <w:r w:rsidDel="00000000" w:rsidR="00000000" w:rsidRPr="00000000">
        <w:rPr>
          <w:rtl w:val="0"/>
        </w:rPr>
        <w:t xml:space="preserve"> free diving, I could hear the chat</w:t>
      </w:r>
      <w:sdt>
        <w:sdtPr>
          <w:id w:val="-18914629"/>
          <w:tag w:val="goog_rdk_2"/>
        </w:sdtPr>
        <w:sdtContent>
          <w:del w:author="Travis Lewis" w:id="1" w:date="2026-02-09T22:14:38Z">
            <w:r w:rsidDel="00000000" w:rsidR="00000000" w:rsidRPr="00000000">
              <w:rPr>
                <w:rtl w:val="0"/>
              </w:rPr>
              <w:delText xml:space="preserve">,</w:delText>
            </w:r>
          </w:del>
        </w:sdtContent>
      </w:sdt>
      <w:r w:rsidDel="00000000" w:rsidR="00000000" w:rsidRPr="00000000">
        <w:rPr>
          <w:rtl w:val="0"/>
        </w:rPr>
        <w:t xml:space="preserve"> or sometimes the yelling of the fishes.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That was a mind-blowing experience.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There's a lot of voices unheard in this world, not only inside of the water, but</w:t>
      </w:r>
      <w:sdt>
        <w:sdtPr>
          <w:id w:val="1741763838"/>
          <w:tag w:val="goog_rdk_3"/>
        </w:sdtPr>
        <w:sdtContent>
          <w:ins w:author="Travis Lewis" w:id="2" w:date="2026-02-09T22:18:39Z">
            <w:r w:rsidDel="00000000" w:rsidR="00000000" w:rsidRPr="00000000">
              <w:rPr>
                <w:rtl w:val="0"/>
              </w:rPr>
              <w:t xml:space="preserve"> in</w:t>
            </w:r>
          </w:ins>
        </w:sdtContent>
      </w:sdt>
      <w:r w:rsidDel="00000000" w:rsidR="00000000" w:rsidRPr="00000000">
        <w:rPr>
          <w:rtl w:val="0"/>
        </w:rPr>
        <w:t xml:space="preserve"> every part of society. I try to find those kind</w:t>
      </w:r>
      <w:sdt>
        <w:sdtPr>
          <w:id w:val="-986591583"/>
          <w:tag w:val="goog_rdk_4"/>
        </w:sdtPr>
        <w:sdtContent>
          <w:ins w:author="Travis Lewis" w:id="3" w:date="2026-02-09T22:18:42Z">
            <w:r w:rsidDel="00000000" w:rsidR="00000000" w:rsidRPr="00000000">
              <w:rPr>
                <w:rtl w:val="0"/>
              </w:rPr>
              <w:t xml:space="preserve">s</w:t>
            </w:r>
          </w:ins>
        </w:sdtContent>
      </w:sdt>
      <w:r w:rsidDel="00000000" w:rsidR="00000000" w:rsidRPr="00000000">
        <w:rPr>
          <w:rtl w:val="0"/>
        </w:rPr>
        <w:t xml:space="preserve"> of silent voices.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Working as a chef, I put myself in the middleman position. I source the ingredients from the producer and then create the dish</w:t>
      </w:r>
      <w:sdt>
        <w:sdtPr>
          <w:id w:val="882968966"/>
          <w:tag w:val="goog_rdk_5"/>
        </w:sdtPr>
        <w:sdtContent>
          <w:del w:author="Travis Lewis" w:id="4" w:date="2026-02-09T22:15:36Z">
            <w:r w:rsidDel="00000000" w:rsidR="00000000" w:rsidRPr="00000000">
              <w:rPr>
                <w:rtl w:val="0"/>
              </w:rPr>
              <w:delText xml:space="preserve">,</w:delText>
            </w:r>
          </w:del>
        </w:sdtContent>
      </w:sdt>
      <w:r w:rsidDel="00000000" w:rsidR="00000000" w:rsidRPr="00000000">
        <w:rPr>
          <w:rtl w:val="0"/>
        </w:rPr>
        <w:t xml:space="preserve"> and then serve it to the customer, so I’m not only cooking delicious food, but also, I</w:t>
      </w:r>
      <w:sdt>
        <w:sdtPr>
          <w:id w:val="1142222638"/>
          <w:tag w:val="goog_rdk_6"/>
        </w:sdtPr>
        <w:sdtContent>
          <w:del w:author="Travis Lewis" w:id="5" w:date="2026-02-09T22:15:55Z">
            <w:r w:rsidDel="00000000" w:rsidR="00000000" w:rsidRPr="00000000">
              <w:rPr>
                <w:rtl w:val="0"/>
              </w:rPr>
              <w:delText xml:space="preserve">’m</w:delText>
            </w:r>
          </w:del>
        </w:sdtContent>
      </w:sdt>
      <w:r w:rsidDel="00000000" w:rsidR="00000000" w:rsidRPr="00000000">
        <w:rPr>
          <w:rtl w:val="0"/>
        </w:rPr>
        <w:t xml:space="preserve"> catch </w:t>
      </w:r>
      <w:sdt>
        <w:sdtPr>
          <w:id w:val="-1604788613"/>
          <w:tag w:val="goog_rdk_7"/>
        </w:sdtPr>
        <w:sdtContent>
          <w:ins w:author="Travis Lewis" w:id="6" w:date="2026-02-09T22:15:58Z">
            <w:r w:rsidDel="00000000" w:rsidR="00000000" w:rsidRPr="00000000">
              <w:rPr>
                <w:rtl w:val="0"/>
              </w:rPr>
              <w:t xml:space="preserve">the</w:t>
            </w:r>
          </w:ins>
        </w:sdtContent>
      </w:sdt>
      <w:sdt>
        <w:sdtPr>
          <w:id w:val="604155419"/>
          <w:tag w:val="goog_rdk_8"/>
        </w:sdtPr>
        <w:sdtContent>
          <w:del w:author="Travis Lewis" w:id="6" w:date="2026-02-09T22:15:58Z">
            <w:r w:rsidDel="00000000" w:rsidR="00000000" w:rsidRPr="00000000">
              <w:rPr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rtl w:val="0"/>
        </w:rPr>
        <w:t xml:space="preserve"> message from </w:t>
      </w:r>
      <w:sdt>
        <w:sdtPr>
          <w:id w:val="-669554392"/>
          <w:tag w:val="goog_rdk_9"/>
        </w:sdtPr>
        <w:sdtContent>
          <w:ins w:author="Travis Lewis" w:id="7" w:date="2026-02-09T22:16:24Z">
            <w:r w:rsidDel="00000000" w:rsidR="00000000" w:rsidRPr="00000000">
              <w:rPr>
                <w:rtl w:val="0"/>
              </w:rPr>
              <w:t xml:space="preserve">the </w:t>
            </w:r>
          </w:ins>
        </w:sdtContent>
      </w:sdt>
      <w:r w:rsidDel="00000000" w:rsidR="00000000" w:rsidRPr="00000000">
        <w:rPr>
          <w:rtl w:val="0"/>
        </w:rPr>
        <w:t xml:space="preserve">one side and send</w:t>
      </w:r>
      <w:sdt>
        <w:sdtPr>
          <w:id w:val="-1509594654"/>
          <w:tag w:val="goog_rdk_10"/>
        </w:sdtPr>
        <w:sdtContent>
          <w:del w:author="Travis Lewis" w:id="8" w:date="2026-02-09T22:16:26Z">
            <w:r w:rsidDel="00000000" w:rsidR="00000000" w:rsidRPr="00000000">
              <w:rPr>
                <w:rtl w:val="0"/>
              </w:rPr>
              <w:delText xml:space="preserve">ing</w:delText>
            </w:r>
          </w:del>
        </w:sdtContent>
      </w:sdt>
      <w:r w:rsidDel="00000000" w:rsidR="00000000" w:rsidRPr="00000000">
        <w:rPr>
          <w:rtl w:val="0"/>
        </w:rPr>
        <w:t xml:space="preserve"> it to another.</w:t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e101a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Teramatsu San Vo: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phenomenon of seaweed disappearing is called “</w:t>
      </w:r>
      <w:r w:rsidDel="00000000" w:rsidR="00000000" w:rsidRPr="00000000">
        <w:rPr>
          <w:i w:val="1"/>
          <w:iCs w:val="1"/>
          <w:rtl w:val="0"/>
        </w:rPr>
        <w:t xml:space="preserve">isoyake”</w:t>
      </w:r>
      <w:r w:rsidDel="00000000" w:rsidR="00000000" w:rsidRPr="00000000">
        <w:rPr>
          <w:rtl w:val="0"/>
        </w:rPr>
        <w:t xml:space="preserve">, which, simply put, is the desertification of the sea.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When seaweed disappears, the creatures that live in it also decrease.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It’s always difficult for me to explain what kind of company Sea Vegetable is in a single phrase, but I believe we are a group that believes in the ocean’s potential.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have opportunities to meet with local fishermen, and we hear that fishing is becoming more difficult</w:t>
      </w:r>
      <w:sdt>
        <w:sdtPr>
          <w:id w:val="-690229224"/>
          <w:tag w:val="goog_rdk_11"/>
        </w:sdtPr>
        <w:sdtContent>
          <w:del w:author="Travis Lewis" w:id="9" w:date="2026-02-09T22:17:26Z">
            <w:r w:rsidDel="00000000" w:rsidR="00000000" w:rsidRPr="00000000">
              <w:rPr>
                <w:rtl w:val="0"/>
              </w:rPr>
              <w:delText xml:space="preserve">,</w:delText>
            </w:r>
          </w:del>
        </w:sdtContent>
      </w:sdt>
      <w:r w:rsidDel="00000000" w:rsidR="00000000" w:rsidRPr="00000000">
        <w:rPr>
          <w:rtl w:val="0"/>
        </w:rPr>
        <w:t xml:space="preserve"> and that seaweed is becoming harder to harvest.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One advantage of land-based aquaculture is that it creates local employment. Another benefit is a stable supply</w:t>
      </w:r>
      <w:sdt>
        <w:sdtPr>
          <w:id w:val="-1044433515"/>
          <w:tag w:val="goog_rdk_12"/>
        </w:sdtPr>
        <w:sdtContent>
          <w:del w:author="Travis Lewis" w:id="10" w:date="2026-02-09T22:17:36Z">
            <w:r w:rsidDel="00000000" w:rsidR="00000000" w:rsidRPr="00000000">
              <w:rPr>
                <w:rtl w:val="0"/>
              </w:rPr>
              <w:delText xml:space="preserve">,</w:delText>
            </w:r>
          </w:del>
        </w:sdtContent>
      </w:sdt>
      <w:r w:rsidDel="00000000" w:rsidR="00000000" w:rsidRPr="00000000">
        <w:rPr>
          <w:rtl w:val="0"/>
        </w:rPr>
        <w:t xml:space="preserve"> as it can be cultivated year-round.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Suji-aonori seaweed is currently being cultivated by us across Japan.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aim to create a future where many different kinds of seaweed are on the dinner table, much like vegetables and mushrooms in supermarkets today.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While restoring the ecosystem is honestly difficult, we want to deliver the excitement and joy of seaweed.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There is a lot of seaweed that hasn’t yet seen the light of day, but when a top-tier chef like Mr</w:t>
      </w:r>
      <w:sdt>
        <w:sdtPr>
          <w:id w:val="1217181614"/>
          <w:tag w:val="goog_rdk_13"/>
        </w:sdtPr>
        <w:sdtContent>
          <w:del w:author="Travis Lewis" w:id="11" w:date="2026-02-09T22:17:49Z">
            <w:r w:rsidDel="00000000" w:rsidR="00000000" w:rsidRPr="00000000">
              <w:rPr>
                <w:rtl w:val="0"/>
              </w:rPr>
              <w:delText xml:space="preserve">.</w:delText>
            </w:r>
          </w:del>
        </w:sdtContent>
      </w:sdt>
      <w:r w:rsidDel="00000000" w:rsidR="00000000" w:rsidRPr="00000000">
        <w:rPr>
          <w:rtl w:val="0"/>
        </w:rPr>
        <w:t xml:space="preserve"> Namae-san looks at it, they see many possibilities for delicious dishes.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tl w:val="0"/>
        </w:rPr>
        <w:t xml:space="preserve">We want local people to take pride in the fact that they are cultivating and delivering this product.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BBC Reith Sans" w:cs="BBC Reith Sans" w:eastAsia="BBC Reith Sans" w:hAnsi="BBC Reith Sans"/>
          <w:b w:val="1"/>
          <w:bCs w:val="1"/>
        </w:rPr>
      </w:pPr>
      <w:r w:rsidDel="00000000" w:rsidR="00000000" w:rsidRPr="00000000">
        <w:rPr>
          <w:rFonts w:ascii="BBC Reith Sans" w:cs="BBC Reith Sans" w:eastAsia="BBC Reith Sans" w:hAnsi="BBC Reith Sans"/>
          <w:b w:val="1"/>
          <w:bCs w:val="1"/>
          <w:rtl w:val="0"/>
        </w:rPr>
        <w:t xml:space="preserve">Namae-san VO: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is not just fish or seaweed</w:t>
      </w:r>
      <w:sdt>
        <w:sdtPr>
          <w:id w:val="-1462932561"/>
          <w:tag w:val="goog_rdk_14"/>
        </w:sdtPr>
        <w:sdtContent>
          <w:ins w:author="Travis Lewis" w:id="12" w:date="2026-02-09T22:27:08Z">
            <w:r w:rsidDel="00000000" w:rsidR="00000000" w:rsidRPr="00000000">
              <w:rPr>
                <w:rtl w:val="0"/>
              </w:rPr>
              <w:t xml:space="preserve">;</w:t>
            </w:r>
          </w:ins>
        </w:sdtContent>
      </w:sdt>
      <w:sdt>
        <w:sdtPr>
          <w:id w:val="-1292052607"/>
          <w:tag w:val="goog_rdk_15"/>
        </w:sdtPr>
        <w:sdtContent>
          <w:del w:author="Travis Lewis" w:id="12" w:date="2026-02-09T22:27:08Z">
            <w:r w:rsidDel="00000000" w:rsidR="00000000" w:rsidRPr="00000000">
              <w:rPr>
                <w:rtl w:val="0"/>
              </w:rPr>
              <w:delText xml:space="preserve">,</w:delText>
            </w:r>
          </w:del>
        </w:sdtContent>
      </w:sdt>
      <w:r w:rsidDel="00000000" w:rsidR="00000000" w:rsidRPr="00000000">
        <w:rPr>
          <w:rtl w:val="0"/>
        </w:rPr>
        <w:t xml:space="preserve"> it's all connected to every single person's life and life stories. And I would like to respect that.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think the end point is imagination. Imagination for the people who grow the food, who support the environment</w:t>
      </w:r>
      <w:sdt>
        <w:sdtPr>
          <w:id w:val="-770354334"/>
          <w:tag w:val="goog_rdk_16"/>
        </w:sdtPr>
        <w:sdtContent>
          <w:del w:author="Travis Lewis" w:id="13" w:date="2026-02-09T22:27:59Z">
            <w:r w:rsidDel="00000000" w:rsidR="00000000" w:rsidRPr="00000000">
              <w:rPr>
                <w:rtl w:val="0"/>
              </w:rPr>
              <w:delText xml:space="preserve">,</w:delText>
            </w:r>
          </w:del>
        </w:sdtContent>
      </w:sdt>
      <w:r w:rsidDel="00000000" w:rsidR="00000000" w:rsidRPr="00000000">
        <w:rPr>
          <w:rtl w:val="0"/>
        </w:rPr>
        <w:t xml:space="preserve"> and who care about their local community.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One thing that I can say is that deliciousness is for happiness. And if you're happy, you can share that happiness with someone.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tl w:val="0"/>
        </w:rPr>
        <w:t xml:space="preserve">And that makes yourself very healthy</w:t>
      </w:r>
      <w:sdt>
        <w:sdtPr>
          <w:id w:val="274063937"/>
          <w:tag w:val="goog_rdk_17"/>
        </w:sdtPr>
        <w:sdtContent>
          <w:del w:author="Travis Lewis" w:id="14" w:date="2026-02-09T22:18:07Z">
            <w:r w:rsidDel="00000000" w:rsidR="00000000" w:rsidRPr="00000000">
              <w:rPr>
                <w:rtl w:val="0"/>
              </w:rPr>
              <w:delText xml:space="preserve">,</w:delText>
            </w:r>
          </w:del>
        </w:sdtContent>
      </w:sdt>
      <w:r w:rsidDel="00000000" w:rsidR="00000000" w:rsidRPr="00000000">
        <w:rPr>
          <w:rtl w:val="0"/>
        </w:rPr>
        <w:t xml:space="preserve"> and confident, and makes your daily life much happier.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304"/>
        </w:tabs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35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iryo"/>
  <w:font w:name="Calibri"/>
  <w:font w:name="BBC Reith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803488" cy="393821"/>
          <wp:effectExtent b="0" l="0" r="0" t="0"/>
          <wp:docPr descr="A black background with white text&#10;&#10;AI-generated content may be incorrect." id="405862568" name="image1.png"/>
          <a:graphic>
            <a:graphicData uri="http://schemas.openxmlformats.org/drawingml/2006/picture">
              <pic:pic>
                <pic:nvPicPr>
                  <pic:cNvPr descr="A black background with white text&#10;&#10;AI-generated content may be incorrect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3488" cy="39382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466286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66286"/>
  </w:style>
  <w:style w:type="paragraph" w:styleId="Footer">
    <w:name w:val="footer"/>
    <w:basedOn w:val="Normal"/>
    <w:link w:val="FooterChar"/>
    <w:uiPriority w:val="99"/>
    <w:unhideWhenUsed w:val="1"/>
    <w:rsid w:val="00466286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66286"/>
  </w:style>
  <w:style w:type="character" w:styleId="PageNumber">
    <w:name w:val="page number"/>
    <w:basedOn w:val="DefaultParagraphFont"/>
    <w:uiPriority w:val="99"/>
    <w:semiHidden w:val="1"/>
    <w:unhideWhenUsed w:val="1"/>
    <w:rsid w:val="00CC44D6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HN0dsWhZdUeiZg1lknE9p8QKbw==">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2026-02-09T04:57:00Z</dcterms:created>
</cp:coreProperties>
</file>